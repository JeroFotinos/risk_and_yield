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gjdgxs" w:id="0"/>
      <w:bookmarkEnd w:id="0"/>
      <w:r w:rsidDel="00000000" w:rsidR="00000000" w:rsidRPr="00000000">
        <w:rPr>
          <w:b w:val="1"/>
          <w:sz w:val="46"/>
          <w:szCs w:val="46"/>
          <w:rtl w:val="0"/>
        </w:rPr>
        <w:t xml:space="preserve">Simulation of Crop Yield</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Name of Author</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June 3, 2021</w:t>
      </w:r>
    </w:p>
    <w:p w:rsidR="00000000" w:rsidDel="00000000" w:rsidP="00000000" w:rsidRDefault="00000000" w:rsidRPr="00000000" w14:paraId="00000004">
      <w:pPr>
        <w:pageBreakBefore w:val="0"/>
        <w:spacing w:after="240" w:before="240" w:lineRule="auto"/>
        <w:jc w:val="center"/>
        <w:rPr/>
      </w:pPr>
      <w:r w:rsidDel="00000000" w:rsidR="00000000" w:rsidRPr="00000000">
        <w:rPr>
          <w:rtl w:val="0"/>
        </w:rPr>
        <w:t xml:space="preserve">  </w:t>
      </w:r>
    </w:p>
    <w:p w:rsidR="00000000" w:rsidDel="00000000" w:rsidP="00000000" w:rsidRDefault="00000000" w:rsidRPr="00000000" w14:paraId="00000005">
      <w:pPr>
        <w:pageBreakBefore w:val="0"/>
        <w:spacing w:after="240" w:before="240" w:lineRule="auto"/>
        <w:rPr/>
      </w:pPr>
      <w:r w:rsidDel="00000000" w:rsidR="00000000" w:rsidRPr="00000000">
        <w:rPr>
          <w:rtl w:val="0"/>
        </w:rPr>
        <w:t xml:space="preserve">The inputs to the model are: </w:t>
      </w:r>
    </w:p>
    <w:p w:rsidR="00000000" w:rsidDel="00000000" w:rsidP="00000000" w:rsidRDefault="00000000" w:rsidRPr="00000000" w14:paraId="00000006">
      <w:pPr>
        <w:pageBreakBefore w:val="0"/>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4493</wp:posOffset>
                </wp:positionV>
                <wp:extent cx="5822086" cy="3253578"/>
                <wp:effectExtent b="0" l="0" r="0" t="0"/>
                <wp:wrapTopAndBottom distB="0" distT="0"/>
                <wp:docPr id="8" name=""/>
                <a:graphic>
                  <a:graphicData uri="http://schemas.microsoft.com/office/word/2010/wordprocessingGroup">
                    <wpg:wgp>
                      <wpg:cNvGrpSpPr/>
                      <wpg:grpSpPr>
                        <a:xfrm>
                          <a:off x="2434950" y="2153200"/>
                          <a:ext cx="5822086" cy="3253578"/>
                          <a:chOff x="2434950" y="2153200"/>
                          <a:chExt cx="5822100" cy="3253600"/>
                        </a:xfrm>
                      </wpg:grpSpPr>
                      <wpg:grpSp>
                        <wpg:cNvGrpSpPr/>
                        <wpg:grpSpPr>
                          <a:xfrm>
                            <a:off x="2434957" y="2153211"/>
                            <a:ext cx="5822086" cy="3253578"/>
                            <a:chOff x="0" y="0"/>
                            <a:chExt cx="5822086" cy="3253578"/>
                          </a:xfrm>
                        </wpg:grpSpPr>
                        <wps:wsp>
                          <wps:cNvSpPr/>
                          <wps:cNvPr id="3" name="Shape 3"/>
                          <wps:spPr>
                            <a:xfrm>
                              <a:off x="0" y="0"/>
                              <a:ext cx="5822075" cy="325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1206" y="3021178"/>
                              <a:ext cx="5770880" cy="232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1.</w:t>
                                </w:r>
                                <w:r w:rsidDel="00000000" w:rsidR="00000000" w:rsidRPr="00000000">
                                  <w:rPr>
                                    <w:rFonts w:ascii="Arial" w:cs="Arial" w:eastAsia="Arial" w:hAnsi="Arial"/>
                                    <w:b w:val="0"/>
                                    <w:i w:val="0"/>
                                    <w:smallCaps w:val="0"/>
                                    <w:strike w:val="0"/>
                                    <w:color w:val="000000"/>
                                    <w:sz w:val="18"/>
                                    <w:vertAlign w:val="baseline"/>
                                  </w:rPr>
                                  <w:t xml:space="preserve"> General diagram of the main inputs and outputs of the model. </w:t>
                                </w:r>
                              </w:p>
                            </w:txbxContent>
                          </wps:txbx>
                          <wps:bodyPr anchorCtr="0" anchor="t" bIns="45700" lIns="91425" spcFirstLastPara="1" rIns="91425" wrap="square" tIns="45700">
                            <a:noAutofit/>
                          </wps:bodyPr>
                        </wps:wsp>
                        <pic:pic>
                          <pic:nvPicPr>
                            <pic:cNvPr id="25" name="Shape 25"/>
                            <pic:cNvPicPr preferRelativeResize="0"/>
                          </pic:nvPicPr>
                          <pic:blipFill rotWithShape="1">
                            <a:blip r:embed="rId7">
                              <a:alphaModFix/>
                            </a:blip>
                            <a:srcRect b="0" l="0" r="0" t="0"/>
                            <a:stretch/>
                          </pic:blipFill>
                          <pic:spPr>
                            <a:xfrm>
                              <a:off x="0" y="0"/>
                              <a:ext cx="5400675" cy="301942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4493</wp:posOffset>
                </wp:positionV>
                <wp:extent cx="5822086" cy="3253578"/>
                <wp:effectExtent b="0" l="0" r="0" t="0"/>
                <wp:wrapTopAndBottom distB="0" distT="0"/>
                <wp:docPr id="8"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822086" cy="3253578"/>
                        </a:xfrm>
                        <a:prstGeom prst="rect"/>
                        <a:ln/>
                      </pic:spPr>
                    </pic:pic>
                  </a:graphicData>
                </a:graphic>
              </wp:anchor>
            </w:drawing>
          </mc:Fallback>
        </mc:AlternateContent>
      </w:r>
    </w:p>
    <w:p w:rsidR="00000000" w:rsidDel="00000000" w:rsidP="00000000" w:rsidRDefault="00000000" w:rsidRPr="00000000" w14:paraId="00000007">
      <w:pPr>
        <w:pageBreakBefore w:val="0"/>
        <w:spacing w:after="240" w:before="240" w:lineRule="auto"/>
        <w:rPr/>
      </w:pPr>
      <w:r w:rsidDel="00000000" w:rsidR="00000000" w:rsidRPr="00000000">
        <w:rPr>
          <w:rtl w:val="0"/>
        </w:rPr>
      </w:r>
    </w:p>
    <w:p w:rsidR="00000000" w:rsidDel="00000000" w:rsidP="00000000" w:rsidRDefault="00000000" w:rsidRPr="00000000" w14:paraId="00000008">
      <w:pPr>
        <w:pageBreakBefore w:val="0"/>
        <w:numPr>
          <w:ilvl w:val="0"/>
          <w:numId w:val="2"/>
        </w:numPr>
        <w:spacing w:after="0" w:afterAutospacing="0" w:before="240" w:lineRule="auto"/>
        <w:ind w:left="720" w:hanging="360"/>
      </w:pPr>
      <w:r w:rsidDel="00000000" w:rsidR="00000000" w:rsidRPr="00000000">
        <w:rPr>
          <w:rtl w:val="0"/>
        </w:rPr>
        <w:t xml:space="preserve">crop management (input manejo), </w:t>
      </w:r>
    </w:p>
    <w:p w:rsidR="00000000" w:rsidDel="00000000" w:rsidP="00000000" w:rsidRDefault="00000000" w:rsidRPr="00000000" w14:paraId="00000009">
      <w:pPr>
        <w:pageBreakBefore w:val="0"/>
        <w:numPr>
          <w:ilvl w:val="0"/>
          <w:numId w:val="2"/>
        </w:numPr>
        <w:spacing w:after="0" w:afterAutospacing="0" w:before="0" w:beforeAutospacing="0" w:lineRule="auto"/>
        <w:ind w:left="720" w:hanging="360"/>
      </w:pPr>
      <w:r w:rsidDel="00000000" w:rsidR="00000000" w:rsidRPr="00000000">
        <w:rPr>
          <w:rtl w:val="0"/>
        </w:rPr>
        <w:t xml:space="preserve">soil description (input suelo), </w:t>
      </w:r>
    </w:p>
    <w:p w:rsidR="00000000" w:rsidDel="00000000" w:rsidP="00000000" w:rsidRDefault="00000000" w:rsidRPr="00000000" w14:paraId="0000000A">
      <w:pPr>
        <w:pageBreakBefore w:val="0"/>
        <w:numPr>
          <w:ilvl w:val="0"/>
          <w:numId w:val="2"/>
        </w:numPr>
        <w:spacing w:after="0" w:afterAutospacing="0" w:before="0" w:beforeAutospacing="0" w:lineRule="auto"/>
        <w:ind w:left="720" w:hanging="360"/>
      </w:pPr>
      <w:r w:rsidDel="00000000" w:rsidR="00000000" w:rsidRPr="00000000">
        <w:rPr>
          <w:rtl w:val="0"/>
        </w:rPr>
        <w:t xml:space="preserve">daily climate variables (input clima) and </w:t>
      </w:r>
    </w:p>
    <w:p w:rsidR="00000000" w:rsidDel="00000000" w:rsidP="00000000" w:rsidRDefault="00000000" w:rsidRPr="00000000" w14:paraId="0000000B">
      <w:pPr>
        <w:pageBreakBefore w:val="0"/>
        <w:numPr>
          <w:ilvl w:val="0"/>
          <w:numId w:val="2"/>
        </w:numPr>
        <w:spacing w:after="0" w:afterAutospacing="0" w:before="0" w:beforeAutospacing="0" w:lineRule="auto"/>
        <w:ind w:left="720" w:hanging="360"/>
      </w:pPr>
      <w:r w:rsidDel="00000000" w:rsidR="00000000" w:rsidRPr="00000000">
        <w:rPr>
          <w:rtl w:val="0"/>
        </w:rPr>
        <w:t xml:space="preserve">crop characteristics that describe its response to these variables (input cultivo). </w:t>
      </w:r>
    </w:p>
    <w:p w:rsidR="00000000" w:rsidDel="00000000" w:rsidP="00000000" w:rsidRDefault="00000000" w:rsidRPr="00000000" w14:paraId="0000000C">
      <w:pPr>
        <w:pageBreakBefore w:val="0"/>
        <w:numPr>
          <w:ilvl w:val="0"/>
          <w:numId w:val="2"/>
        </w:numPr>
        <w:spacing w:after="240" w:before="0" w:beforeAutospacing="0" w:lineRule="auto"/>
        <w:ind w:left="720" w:hanging="360"/>
      </w:pPr>
      <w:r w:rsidDel="00000000" w:rsidR="00000000" w:rsidRPr="00000000">
        <w:rPr>
          <w:rtl w:val="0"/>
        </w:rPr>
        <w:t xml:space="preserve">It’s a daily step model in which the main daily outputs is biomass.</w:t>
      </w:r>
    </w:p>
    <w:p w:rsidR="00000000" w:rsidDel="00000000" w:rsidP="00000000" w:rsidRDefault="00000000" w:rsidRPr="00000000" w14:paraId="0000000D">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E">
      <w:pPr>
        <w:pStyle w:val="Heading1"/>
        <w:pageBreakBefore w:val="0"/>
        <w:rPr>
          <w:b w:val="1"/>
          <w:color w:val="1155cc"/>
        </w:rPr>
      </w:pPr>
      <w:bookmarkStart w:colFirst="0" w:colLast="0" w:name="_3w7cd64q4tn4" w:id="1"/>
      <w:bookmarkEnd w:id="1"/>
      <w:r w:rsidDel="00000000" w:rsidR="00000000" w:rsidRPr="00000000">
        <w:rPr>
          <w:b w:val="1"/>
          <w:color w:val="1155cc"/>
          <w:rtl w:val="0"/>
        </w:rPr>
        <w:t xml:space="preserve">Summary</w:t>
      </w:r>
    </w:p>
    <w:p w:rsidR="00000000" w:rsidDel="00000000" w:rsidP="00000000" w:rsidRDefault="00000000" w:rsidRPr="00000000" w14:paraId="0000000F">
      <w:pPr>
        <w:pageBreakBefore w:val="0"/>
        <w:spacing w:after="240" w:before="240" w:lineRule="auto"/>
        <w:rPr/>
      </w:pPr>
      <w:r w:rsidDel="00000000" w:rsidR="00000000" w:rsidRPr="00000000">
        <w:rPr>
          <w:rtl w:val="0"/>
        </w:rPr>
        <w:t xml:space="preserve">The main equation of the model (conceptual) is:</w:t>
      </w:r>
    </w:p>
    <w:p w:rsidR="00000000" w:rsidDel="00000000" w:rsidP="00000000" w:rsidRDefault="00000000" w:rsidRPr="00000000" w14:paraId="00000010">
      <w:pPr>
        <w:pageBreakBefore w:val="0"/>
        <w:spacing w:after="240" w:before="240" w:lineRule="auto"/>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1">
            <w:pPr>
              <w:pageBreakBefore w:val="0"/>
              <w:widowControl w:val="0"/>
              <w:spacing w:line="240" w:lineRule="auto"/>
              <w:jc w:val="center"/>
              <w:rPr/>
            </w:pPr>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2">
            <w:pPr>
              <w:pageBreakBefore w:val="0"/>
              <w:spacing w:after="240" w:before="240" w:lineRule="auto"/>
              <w:jc w:val="center"/>
              <w:rPr>
                <w:color w:val="cc0000"/>
                <w:sz w:val="18"/>
                <w:szCs w:val="18"/>
              </w:rPr>
            </w:pPr>
            <m:oMath>
              <m:r>
                <w:rPr>
                  <w:rFonts w:ascii="Cambria Math" w:cs="Cambria Math" w:eastAsia="Cambria Math" w:hAnsi="Cambria Math"/>
                  <w:color w:val="cc0000"/>
                  <w:sz w:val="40"/>
                  <w:szCs w:val="40"/>
                </w:rPr>
                <m:t xml:space="preserve">b=</m:t>
              </m:r>
              <m:nary>
                <m:naryPr>
                  <m:chr m:val="∫"/>
                  <m:ctrlPr>
                    <w:rPr>
                      <w:rFonts w:ascii="Cambria Math" w:cs="Cambria Math" w:eastAsia="Cambria Math" w:hAnsi="Cambria Math"/>
                      <w:color w:val="cc0000"/>
                      <w:sz w:val="40"/>
                      <w:szCs w:val="40"/>
                    </w:rPr>
                  </m:ctrlPr>
                </m:naryPr>
                <m:sub>
                  <m:r>
                    <w:rPr>
                      <w:rFonts w:ascii="Cambria Math" w:cs="Cambria Math" w:eastAsia="Cambria Math" w:hAnsi="Cambria Math"/>
                      <w:color w:val="cc0000"/>
                      <w:sz w:val="40"/>
                      <w:szCs w:val="40"/>
                    </w:rPr>
                    <m:t xml:space="preserve">t</m:t>
                  </m:r>
                </m:sub>
                <m:sup/>
              </m:nary>
              <m:r>
                <w:rPr>
                  <w:rFonts w:ascii="Cambria Math" w:cs="Cambria Math" w:eastAsia="Cambria Math" w:hAnsi="Cambria Math"/>
                  <w:color w:val="cc0000"/>
                  <w:sz w:val="40"/>
                  <w:szCs w:val="40"/>
                </w:rPr>
                <m:t xml:space="preserve">r(t)</m:t>
              </m:r>
              <m:sSub>
                <m:sSubPr>
                  <m:ctrlPr>
                    <w:rPr>
                      <w:rFonts w:ascii="Cambria Math" w:cs="Cambria Math" w:eastAsia="Cambria Math" w:hAnsi="Cambria Math"/>
                      <w:color w:val="cc0000"/>
                      <w:sz w:val="40"/>
                      <w:szCs w:val="40"/>
                    </w:rPr>
                  </m:ctrlPr>
                </m:sSubPr>
                <m:e>
                  <m:r>
                    <w:rPr>
                      <w:rFonts w:ascii="Cambria Math" w:cs="Cambria Math" w:eastAsia="Cambria Math" w:hAnsi="Cambria Math"/>
                      <w:color w:val="cc0000"/>
                      <w:sz w:val="40"/>
                      <w:szCs w:val="40"/>
                    </w:rPr>
                    <m:t xml:space="preserve">C</m:t>
                  </m:r>
                </m:e>
                <m:sub>
                  <m:r>
                    <w:rPr>
                      <w:rFonts w:ascii="Cambria Math" w:cs="Cambria Math" w:eastAsia="Cambria Math" w:hAnsi="Cambria Math"/>
                      <w:color w:val="cc0000"/>
                      <w:sz w:val="40"/>
                      <w:szCs w:val="40"/>
                    </w:rPr>
                    <m:t xml:space="preserve">E</m:t>
                  </m:r>
                </m:sub>
              </m:sSub>
              <m:sSub>
                <m:sSubPr>
                  <m:ctrlPr>
                    <w:rPr>
                      <w:rFonts w:ascii="Cambria Math" w:cs="Cambria Math" w:eastAsia="Cambria Math" w:hAnsi="Cambria Math"/>
                      <w:color w:val="cc0000"/>
                      <w:sz w:val="40"/>
                      <w:szCs w:val="40"/>
                    </w:rPr>
                  </m:ctrlPr>
                </m:sSubPr>
                <m:e>
                  <m:r>
                    <w:rPr>
                      <w:rFonts w:ascii="Cambria Math" w:cs="Cambria Math" w:eastAsia="Cambria Math" w:hAnsi="Cambria Math"/>
                      <w:color w:val="cc0000"/>
                      <w:sz w:val="40"/>
                      <w:szCs w:val="40"/>
                    </w:rPr>
                    <m:t>δ</m:t>
                  </m:r>
                </m:e>
                <m:sub>
                  <m:r>
                    <w:rPr>
                      <w:rFonts w:ascii="Cambria Math" w:cs="Cambria Math" w:eastAsia="Cambria Math" w:hAnsi="Cambria Math"/>
                      <w:color w:val="cc0000"/>
                      <w:sz w:val="40"/>
                      <w:szCs w:val="40"/>
                    </w:rPr>
                    <m:t xml:space="preserve">i</m:t>
                  </m:r>
                </m:sub>
              </m:sSub>
              <m:r>
                <w:rPr>
                  <w:rFonts w:ascii="Cambria Math" w:cs="Cambria Math" w:eastAsia="Cambria Math" w:hAnsi="Cambria Math"/>
                  <w:color w:val="cc0000"/>
                  <w:sz w:val="40"/>
                  <w:szCs w:val="40"/>
                </w:rPr>
                <m:t xml:space="preserve">dt</m:t>
              </m:r>
            </m:oMath>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3">
            <w:pPr>
              <w:pageBreakBefore w:val="0"/>
              <w:widowControl w:val="0"/>
              <w:spacing w:line="240" w:lineRule="auto"/>
              <w:jc w:val="center"/>
              <w:rPr/>
            </w:pPr>
            <w:r w:rsidDel="00000000" w:rsidR="00000000" w:rsidRPr="00000000">
              <w:rPr>
                <w:rtl w:val="0"/>
              </w:rPr>
              <w:t xml:space="preserve">(Eq. 1)</w:t>
            </w:r>
          </w:p>
        </w:tc>
      </w:tr>
    </w:tbl>
    <w:p w:rsidR="00000000" w:rsidDel="00000000" w:rsidP="00000000" w:rsidRDefault="00000000" w:rsidRPr="00000000" w14:paraId="00000014">
      <w:pPr>
        <w:pageBreakBefore w:val="0"/>
        <w:spacing w:after="240" w:before="240" w:lineRule="auto"/>
        <w:rPr/>
      </w:pPr>
      <w:r w:rsidDel="00000000" w:rsidR="00000000" w:rsidRPr="00000000">
        <w:rPr>
          <w:rtl w:val="0"/>
        </w:rPr>
        <w:t xml:space="preserve">where </w:t>
      </w:r>
      <w:r w:rsidDel="00000000" w:rsidR="00000000" w:rsidRPr="00000000">
        <w:rPr>
          <w:i w:val="1"/>
          <w:rtl w:val="0"/>
        </w:rPr>
        <w:t xml:space="preserve">b</w:t>
      </w:r>
      <w:r w:rsidDel="00000000" w:rsidR="00000000" w:rsidRPr="00000000">
        <w:rPr>
          <w:rtl w:val="0"/>
        </w:rPr>
        <w:t xml:space="preserve"> is the biomass at the end of the period, r = f(PAR,CT,EUR) (section 1) is the rate of daily growth dependent on PAR, EUR, and CT , CE is a weather stressor (section 2 and 3), </w:t>
      </w:r>
      <w:r w:rsidDel="00000000" w:rsidR="00000000" w:rsidRPr="00000000">
        <w:rPr>
          <w:rFonts w:ascii="Cambria" w:cs="Cambria" w:eastAsia="Cambria" w:hAnsi="Cambria"/>
          <w:rtl w:val="0"/>
        </w:rPr>
        <w:t xml:space="preserve">δ</w:t>
      </w:r>
      <w:r w:rsidDel="00000000" w:rsidR="00000000" w:rsidRPr="00000000">
        <w:rPr>
          <w:rtl w:val="0"/>
        </w:rPr>
        <w:t xml:space="preserve">i indicates the occurrence of flood and </w:t>
      </w:r>
      <w:r w:rsidDel="00000000" w:rsidR="00000000" w:rsidRPr="00000000">
        <w:rPr>
          <w:rFonts w:ascii="Cambria" w:cs="Cambria" w:eastAsia="Cambria" w:hAnsi="Cambria"/>
          <w:rtl w:val="0"/>
        </w:rPr>
        <w:t xml:space="preserve">δ</w:t>
      </w:r>
      <w:r w:rsidDel="00000000" w:rsidR="00000000" w:rsidRPr="00000000">
        <w:rPr>
          <w:rtl w:val="0"/>
        </w:rPr>
        <w:t xml:space="preserve"> = 0 (flood), and </w:t>
      </w:r>
      <w:r w:rsidDel="00000000" w:rsidR="00000000" w:rsidRPr="00000000">
        <w:rPr>
          <w:rFonts w:ascii="Cambria" w:cs="Cambria" w:eastAsia="Cambria" w:hAnsi="Cambria"/>
          <w:rtl w:val="0"/>
        </w:rPr>
        <w:t xml:space="preserve">δ</w:t>
      </w:r>
      <w:r w:rsidDel="00000000" w:rsidR="00000000" w:rsidRPr="00000000">
        <w:rPr>
          <w:rtl w:val="0"/>
        </w:rPr>
        <w:t xml:space="preserve">i = 1 (no flood) (Section 4). The yield R is:</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5">
            <w:pPr>
              <w:pageBreakBefore w:val="0"/>
              <w:widowControl w:val="0"/>
              <w:spacing w:line="240" w:lineRule="auto"/>
              <w:jc w:val="center"/>
              <w:rPr>
                <w:sz w:val="18"/>
                <w:szCs w:val="18"/>
              </w:rPr>
            </w:pPr>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6">
            <w:pPr>
              <w:pageBreakBefore w:val="0"/>
              <w:spacing w:after="240" w:before="240" w:lineRule="auto"/>
              <w:jc w:val="center"/>
              <w:rPr>
                <w:sz w:val="18"/>
                <w:szCs w:val="18"/>
              </w:rPr>
            </w:pPr>
            <m:oMath>
              <m:r>
                <w:rPr>
                  <w:rFonts w:ascii="Cambria Math" w:cs="Cambria Math" w:eastAsia="Cambria Math" w:hAnsi="Cambria Math"/>
                  <w:sz w:val="30"/>
                  <w:szCs w:val="30"/>
                </w:rPr>
                <m:t xml:space="preserve">R=b</m:t>
              </m:r>
              <m:r>
                <w:rPr>
                  <w:rFonts w:ascii="Cambria Math" w:cs="Cambria Math" w:eastAsia="Cambria Math" w:hAnsi="Cambria Math"/>
                  <w:sz w:val="30"/>
                  <w:szCs w:val="30"/>
                </w:rPr>
                <m:t>⋅</m:t>
              </m:r>
              <m:r>
                <w:rPr>
                  <w:rFonts w:ascii="Cambria Math" w:cs="Cambria Math" w:eastAsia="Cambria Math" w:hAnsi="Cambria Math"/>
                  <w:b w:val="1"/>
                  <w:sz w:val="30"/>
                  <w:szCs w:val="30"/>
                </w:rPr>
                <m:t xml:space="preserve">IC</m:t>
              </m:r>
              <m:r>
                <w:rPr>
                  <w:rFonts w:ascii="Cambria Math" w:cs="Cambria Math" w:eastAsia="Cambria Math" w:hAnsi="Cambria Math"/>
                  <w:sz w:val="30"/>
                  <w:szCs w:val="30"/>
                </w:rPr>
                <m:t xml:space="preserve">(</m:t>
              </m:r>
              <m:r>
                <w:rPr>
                  <w:rFonts w:ascii="Cambria Math" w:cs="Cambria Math" w:eastAsia="Cambria Math" w:hAnsi="Cambria Math"/>
                  <w:i w:val="1"/>
                  <w:sz w:val="30"/>
                  <w:szCs w:val="30"/>
                </w:rPr>
                <m:t xml:space="preserve">crop history</m:t>
              </m:r>
              <m:r>
                <w:rPr>
                  <w:rFonts w:ascii="Cambria Math" w:cs="Cambria Math" w:eastAsia="Cambria Math" w:hAnsi="Cambria Math"/>
                  <w:sz w:val="30"/>
                  <w:szCs w:val="30"/>
                </w:rPr>
                <m:t xml:space="preserve">)</m:t>
              </m:r>
            </m:oMath>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7">
            <w:pPr>
              <w:pageBreakBefore w:val="0"/>
              <w:widowControl w:val="0"/>
              <w:spacing w:line="240" w:lineRule="auto"/>
              <w:jc w:val="center"/>
              <w:rPr/>
            </w:pPr>
            <w:r w:rsidDel="00000000" w:rsidR="00000000" w:rsidRPr="00000000">
              <w:rPr>
                <w:rtl w:val="0"/>
              </w:rPr>
              <w:t xml:space="preserve">(Eq. 2)</w:t>
            </w:r>
          </w:p>
        </w:tc>
      </w:tr>
    </w:tbl>
    <w:p w:rsidR="00000000" w:rsidDel="00000000" w:rsidP="00000000" w:rsidRDefault="00000000" w:rsidRPr="00000000" w14:paraId="00000018">
      <w:pPr>
        <w:pageBreakBefore w:val="0"/>
        <w:spacing w:after="240" w:before="240" w:lineRule="auto"/>
        <w:rPr/>
      </w:pPr>
      <w:r w:rsidDel="00000000" w:rsidR="00000000" w:rsidRPr="00000000">
        <w:rPr>
          <w:rtl w:val="0"/>
        </w:rPr>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where IC is the "indice de cosecha".</w:t>
      </w:r>
    </w:p>
    <w:p w:rsidR="00000000" w:rsidDel="00000000" w:rsidP="00000000" w:rsidRDefault="00000000" w:rsidRPr="00000000" w14:paraId="0000001A">
      <w:pPr>
        <w:pageBreakBefore w:val="0"/>
        <w:jc w:val="center"/>
        <w:rPr>
          <w:rFonts w:ascii="Cambria Math" w:cs="Cambria Math" w:eastAsia="Cambria Math" w:hAnsi="Cambria Math"/>
        </w:rPr>
      </w:pPr>
      <m:oMath>
        <m:r>
          <w:rPr>
            <w:rFonts w:ascii="Cambria Math" w:cs="Cambria Math" w:eastAsia="Cambria Math" w:hAnsi="Cambria Math"/>
          </w:rPr>
          <m:t xml:space="preserve">IC=constant(crop)</m:t>
        </m:r>
      </m:oMath>
      <w:r w:rsidDel="00000000" w:rsidR="00000000" w:rsidRPr="00000000">
        <w:rPr>
          <w:rtl w:val="0"/>
        </w:rPr>
      </w:r>
    </w:p>
    <w:p w:rsidR="00000000" w:rsidDel="00000000" w:rsidP="00000000" w:rsidRDefault="00000000" w:rsidRPr="00000000" w14:paraId="0000001B">
      <w:pPr>
        <w:pStyle w:val="Heading1"/>
        <w:pageBreakBefore w:val="0"/>
        <w:numPr>
          <w:ilvl w:val="0"/>
          <w:numId w:val="1"/>
        </w:numPr>
        <w:ind w:left="720" w:hanging="360"/>
        <w:rPr>
          <w:b w:val="1"/>
          <w:color w:val="1155cc"/>
          <w:sz w:val="40"/>
          <w:szCs w:val="40"/>
        </w:rPr>
      </w:pPr>
      <w:r w:rsidDel="00000000" w:rsidR="00000000" w:rsidRPr="00000000">
        <w:rPr>
          <w:b w:val="1"/>
          <w:color w:val="1155cc"/>
          <w:rtl w:val="0"/>
        </w:rPr>
        <w:t xml:space="preserve">Simulation of potential yield </w:t>
      </w:r>
      <w:r w:rsidDel="00000000" w:rsidR="00000000" w:rsidRPr="00000000">
        <w:rPr>
          <w:b w:val="1"/>
          <w:i w:val="1"/>
          <w:color w:val="1155cc"/>
          <w:rtl w:val="0"/>
        </w:rPr>
        <w:t xml:space="preserve">r(t)</w:t>
      </w:r>
    </w:p>
    <w:p w:rsidR="00000000" w:rsidDel="00000000" w:rsidP="00000000" w:rsidRDefault="00000000" w:rsidRPr="00000000" w14:paraId="0000001C">
      <w:pPr>
        <w:pageBreakBefore w:val="0"/>
        <w:rPr/>
      </w:pPr>
      <w:r w:rsidDel="00000000" w:rsidR="00000000" w:rsidRPr="00000000">
        <w:rPr>
          <w:rtl w:val="0"/>
        </w:rPr>
        <w:t xml:space="preserve">Crop yield </w:t>
      </w:r>
      <w:r w:rsidDel="00000000" w:rsidR="00000000" w:rsidRPr="00000000">
        <w:rPr>
          <w:i w:val="1"/>
          <w:rtl w:val="0"/>
        </w:rPr>
        <w:t xml:space="preserve">R </w:t>
      </w:r>
      <w:r w:rsidDel="00000000" w:rsidR="00000000" w:rsidRPr="00000000">
        <w:rPr>
          <w:rtl w:val="0"/>
        </w:rPr>
        <w:t xml:space="preserve">is the product of the total amount of </w:t>
      </w:r>
      <w:r w:rsidDel="00000000" w:rsidR="00000000" w:rsidRPr="00000000">
        <w:rPr>
          <w:i w:val="1"/>
          <w:rtl w:val="0"/>
        </w:rPr>
        <w:t xml:space="preserve">b</w:t>
      </w:r>
      <w:r w:rsidDel="00000000" w:rsidR="00000000" w:rsidRPr="00000000">
        <w:rPr>
          <w:rtl w:val="0"/>
        </w:rPr>
        <w:t xml:space="preserve"> produced per surface area and </w:t>
      </w:r>
      <w:r w:rsidDel="00000000" w:rsidR="00000000" w:rsidRPr="00000000">
        <w:rPr>
          <w:i w:val="1"/>
          <w:rtl w:val="0"/>
        </w:rPr>
        <w:t xml:space="preserve">IC</w:t>
      </w:r>
      <w:r w:rsidDel="00000000" w:rsidR="00000000" w:rsidRPr="00000000">
        <w:rPr>
          <w:rtl w:val="0"/>
        </w:rPr>
        <w:t xml:space="preserve"> (</w:t>
      </w:r>
      <w:r w:rsidDel="00000000" w:rsidR="00000000" w:rsidRPr="00000000">
        <w:rPr>
          <w:highlight w:val="yellow"/>
          <w:rtl w:val="0"/>
        </w:rPr>
        <w:t xml:space="preserve">total amount of biomass that</w:t>
      </w:r>
      <w:r w:rsidDel="00000000" w:rsidR="00000000" w:rsidRPr="00000000">
        <w:rPr>
          <w:rtl w:val="0"/>
        </w:rPr>
        <w:t xml:space="preserve"> is…) (Eq.2). The model estimates </w:t>
      </w:r>
      <w:r w:rsidDel="00000000" w:rsidR="00000000" w:rsidRPr="00000000">
        <w:rPr>
          <w:i w:val="1"/>
          <w:rtl w:val="0"/>
        </w:rPr>
        <w:t xml:space="preserve">b</w:t>
      </w:r>
      <w:r w:rsidDel="00000000" w:rsidR="00000000" w:rsidRPr="00000000">
        <w:rPr>
          <w:rtl w:val="0"/>
        </w:rPr>
        <w:t xml:space="preserve"> at each day of simulation either until the crop reaches crop maturity, or the growth is affected by an environmental stressor (section 4). The total amount of biomass </w:t>
      </w:r>
      <w:r w:rsidDel="00000000" w:rsidR="00000000" w:rsidRPr="00000000">
        <w:rPr>
          <w:i w:val="1"/>
          <w:rtl w:val="0"/>
        </w:rPr>
        <w:t xml:space="preserve">b</w:t>
      </w:r>
      <w:r w:rsidDel="00000000" w:rsidR="00000000" w:rsidRPr="00000000">
        <w:rPr>
          <w:rtl w:val="0"/>
        </w:rPr>
        <w:t xml:space="preserve"> obtained at the end of a period </w:t>
      </w:r>
      <w:r w:rsidDel="00000000" w:rsidR="00000000" w:rsidRPr="00000000">
        <w:rPr>
          <w:i w:val="1"/>
          <w:rtl w:val="0"/>
        </w:rPr>
        <w:t xml:space="preserve">i</w:t>
      </w:r>
      <w:r w:rsidDel="00000000" w:rsidR="00000000" w:rsidRPr="00000000">
        <w:rPr>
          <w:rtl w:val="0"/>
        </w:rPr>
        <w:t xml:space="preserve"> (b</w:t>
      </w:r>
      <w:r w:rsidDel="00000000" w:rsidR="00000000" w:rsidRPr="00000000">
        <w:rPr>
          <w:vertAlign w:val="subscript"/>
          <w:rtl w:val="0"/>
        </w:rPr>
        <w:t xml:space="preserve">T</w:t>
      </w:r>
      <w:r w:rsidDel="00000000" w:rsidR="00000000" w:rsidRPr="00000000">
        <w:rPr>
          <w:rtl w:val="0"/>
        </w:rPr>
        <w:t xml:space="preserve">) is estimated by the following equation:</w:t>
      </w:r>
    </w:p>
    <w:p w:rsidR="00000000" w:rsidDel="00000000" w:rsidP="00000000" w:rsidRDefault="00000000" w:rsidRPr="00000000" w14:paraId="0000001D">
      <w:pPr>
        <w:pageBreakBefore w:val="0"/>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E">
            <w:pPr>
              <w:pageBreakBefore w:val="0"/>
              <w:widowControl w:val="0"/>
              <w:spacing w:line="240" w:lineRule="auto"/>
              <w:jc w:val="center"/>
              <w:rPr>
                <w:sz w:val="18"/>
                <w:szCs w:val="18"/>
              </w:rPr>
            </w:pPr>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1F">
            <w:pPr>
              <w:pageBreakBefore w:val="0"/>
              <w:spacing w:after="240" w:before="240" w:lineRule="auto"/>
              <w:jc w:val="center"/>
              <w:rPr>
                <w:sz w:val="18"/>
                <w:szCs w:val="18"/>
              </w:rPr>
            </w:pPr>
            <m:oMath>
              <m:sSub>
                <m:sSubPr>
                  <m:ctrlPr>
                    <w:rPr>
                      <w:sz w:val="26"/>
                      <w:szCs w:val="26"/>
                    </w:rPr>
                  </m:ctrlPr>
                </m:sSubPr>
                <m:e>
                  <m:r>
                    <w:rPr>
                      <w:sz w:val="26"/>
                      <w:szCs w:val="26"/>
                    </w:rPr>
                    <m:t xml:space="preserve">r</m:t>
                  </m:r>
                </m:e>
                <m:sub>
                  <m:r>
                    <w:rPr>
                      <w:sz w:val="26"/>
                      <w:szCs w:val="26"/>
                    </w:rPr>
                    <m:t xml:space="preserve">i</m:t>
                  </m:r>
                </m:sub>
              </m:sSub>
              <m:r>
                <w:rPr>
                  <w:sz w:val="26"/>
                  <w:szCs w:val="26"/>
                </w:rPr>
                <m:t xml:space="preserve">=</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b</m:t>
                  </m:r>
                </m:e>
                <m:sub>
                  <m:r>
                    <w:rPr>
                      <w:rFonts w:ascii="Cambria Math" w:cs="Cambria Math" w:eastAsia="Cambria Math" w:hAnsi="Cambria Math"/>
                      <w:sz w:val="30"/>
                      <w:szCs w:val="30"/>
                    </w:rPr>
                    <m:t xml:space="preserve">i</m:t>
                  </m:r>
                </m:sub>
              </m:sSub>
              <m:r>
                <w:rPr>
                  <w:rFonts w:ascii="Cambria Math" w:cs="Cambria Math" w:eastAsia="Cambria Math" w:hAnsi="Cambria Math"/>
                  <w:sz w:val="30"/>
                  <w:szCs w:val="30"/>
                </w:rPr>
                <m:t xml:space="preserve">+</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b</m:t>
                  </m:r>
                </m:e>
                <m:sub>
                  <m:r>
                    <w:rPr>
                      <w:rFonts w:ascii="Cambria Math" w:cs="Cambria Math" w:eastAsia="Cambria Math" w:hAnsi="Cambria Math"/>
                      <w:sz w:val="30"/>
                      <w:szCs w:val="30"/>
                    </w:rPr>
                    <m:t xml:space="preserve">i-1</m:t>
                  </m:r>
                </m:sub>
              </m:sSub>
            </m:oMath>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20">
            <w:pPr>
              <w:pageBreakBefore w:val="0"/>
              <w:widowControl w:val="0"/>
              <w:spacing w:line="240" w:lineRule="auto"/>
              <w:jc w:val="center"/>
              <w:rPr/>
            </w:pPr>
            <w:r w:rsidDel="00000000" w:rsidR="00000000" w:rsidRPr="00000000">
              <w:rPr>
                <w:rtl w:val="0"/>
              </w:rPr>
              <w:t xml:space="preserve">(Eq. 3)</w:t>
            </w:r>
          </w:p>
        </w:tc>
      </w:tr>
    </w:tbl>
    <w:p w:rsidR="00000000" w:rsidDel="00000000" w:rsidP="00000000" w:rsidRDefault="00000000" w:rsidRPr="00000000" w14:paraId="00000021">
      <w:pPr>
        <w:pageBreakBefore w:val="0"/>
        <w:spacing w:after="240" w:before="240" w:lineRule="auto"/>
        <w:rPr/>
      </w:pPr>
      <w:r w:rsidDel="00000000" w:rsidR="00000000" w:rsidRPr="00000000">
        <w:rPr>
          <w:rtl w:val="0"/>
        </w:rPr>
        <w:t xml:space="preserve">where the amount of biomass accumulated at day </w:t>
      </w:r>
      <w:r w:rsidDel="00000000" w:rsidR="00000000" w:rsidRPr="00000000">
        <w:rPr>
          <w:i w:val="1"/>
          <w:rtl w:val="0"/>
        </w:rPr>
        <w:t xml:space="preserve">i</w:t>
      </w:r>
      <w:r w:rsidDel="00000000" w:rsidR="00000000" w:rsidRPr="00000000">
        <w:rPr>
          <w:rtl w:val="0"/>
        </w:rPr>
        <w:t xml:space="preserve"> (b</w:t>
      </w:r>
      <w:r w:rsidDel="00000000" w:rsidR="00000000" w:rsidRPr="00000000">
        <w:rPr>
          <w:vertAlign w:val="subscript"/>
          <w:rtl w:val="0"/>
        </w:rPr>
        <w:t xml:space="preserve">i</w:t>
      </w:r>
      <w:r w:rsidDel="00000000" w:rsidR="00000000" w:rsidRPr="00000000">
        <w:rPr>
          <w:rtl w:val="0"/>
        </w:rPr>
        <w:t xml:space="preserve">) is added to the amount accumulated the previous day (</w:t>
      </w:r>
      <w:r w:rsidDel="00000000" w:rsidR="00000000" w:rsidRPr="00000000">
        <w:rPr>
          <w:i w:val="1"/>
          <w:rtl w:val="0"/>
        </w:rPr>
        <w:t xml:space="preserve">b</w:t>
      </w:r>
      <w:r w:rsidDel="00000000" w:rsidR="00000000" w:rsidRPr="00000000">
        <w:rPr>
          <w:i w:val="1"/>
          <w:vertAlign w:val="subscript"/>
          <w:rtl w:val="0"/>
        </w:rPr>
        <w:t xml:space="preserve">i-1</w:t>
      </w:r>
      <w:r w:rsidDel="00000000" w:rsidR="00000000" w:rsidRPr="00000000">
        <w:rPr>
          <w:rtl w:val="0"/>
        </w:rPr>
        <w:t xml:space="preserve">). The daily value of biomass (b</w:t>
      </w:r>
      <w:r w:rsidDel="00000000" w:rsidR="00000000" w:rsidRPr="00000000">
        <w:rPr>
          <w:vertAlign w:val="subscript"/>
          <w:rtl w:val="0"/>
        </w:rPr>
        <w:t xml:space="preserve">i</w:t>
      </w:r>
      <w:r w:rsidDel="00000000" w:rsidR="00000000" w:rsidRPr="00000000">
        <w:rPr>
          <w:rtl w:val="0"/>
        </w:rPr>
        <w:t xml:space="preserve">) is computed as:</w:t>
      </w:r>
    </w:p>
    <w:p w:rsidR="00000000" w:rsidDel="00000000" w:rsidP="00000000" w:rsidRDefault="00000000" w:rsidRPr="00000000" w14:paraId="00000022">
      <w:pPr>
        <w:pageBreakBefore w:val="0"/>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23">
            <w:pPr>
              <w:pageBreakBefore w:val="0"/>
              <w:widowControl w:val="0"/>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24">
            <w:pPr>
              <w:pageBreakBefore w:val="0"/>
              <w:spacing w:after="240" w:before="240" w:lineRule="auto"/>
              <w:jc w:val="center"/>
              <w:rPr>
                <w:sz w:val="18"/>
                <w:szCs w:val="18"/>
              </w:rPr>
            </w:pPr>
            <m:oMath>
              <m:sSub>
                <m:sSubPr>
                  <m:ctrlPr>
                    <w:rPr>
                      <w:sz w:val="26"/>
                      <w:szCs w:val="26"/>
                    </w:rPr>
                  </m:ctrlPr>
                </m:sSubPr>
                <m:e>
                  <m:r>
                    <w:rPr>
                      <w:sz w:val="26"/>
                      <w:szCs w:val="26"/>
                    </w:rPr>
                    <m:t xml:space="preserve">b</m:t>
                  </m:r>
                </m:e>
                <m:sub>
                  <m:r>
                    <w:rPr>
                      <w:sz w:val="26"/>
                      <w:szCs w:val="26"/>
                    </w:rPr>
                    <m:t xml:space="preserve">i</m:t>
                  </m:r>
                </m:sub>
              </m:sSub>
              <m:r>
                <w:rPr>
                  <w:sz w:val="26"/>
                  <w:szCs w:val="26"/>
                </w:rPr>
                <m:t xml:space="preserve">= </m:t>
              </m:r>
              <m:r>
                <w:rPr>
                  <w:i w:val="1"/>
                  <w:sz w:val="26"/>
                  <w:szCs w:val="26"/>
                </w:rPr>
                <m:t xml:space="preserve">%CT</m:t>
              </m:r>
              <m:r>
                <w:rPr>
                  <w:i w:val="1"/>
                  <w:sz w:val="26"/>
                  <w:szCs w:val="26"/>
                </w:rPr>
                <m:t>⋅</m:t>
              </m:r>
              <m:r>
                <w:rPr>
                  <w:rFonts w:ascii="Cambria Math" w:cs="Cambria Math" w:eastAsia="Cambria Math" w:hAnsi="Cambria Math"/>
                  <w:sz w:val="30"/>
                  <w:szCs w:val="30"/>
                </w:rPr>
                <m:t xml:space="preserve">PAR</m:t>
              </m:r>
              <m:r>
                <w:rPr>
                  <w:rFonts w:ascii="Cambria Math" w:cs="Cambria Math" w:eastAsia="Cambria Math" w:hAnsi="Cambria Math"/>
                  <w:sz w:val="30"/>
                  <w:szCs w:val="30"/>
                </w:rPr>
                <m:t>⋅</m:t>
              </m:r>
              <m:r>
                <w:rPr>
                  <w:rFonts w:ascii="Cambria Math" w:cs="Cambria Math" w:eastAsia="Cambria Math" w:hAnsi="Cambria Math"/>
                  <w:sz w:val="30"/>
                  <w:szCs w:val="30"/>
                </w:rPr>
                <m:t xml:space="preserve">EU</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R</m:t>
                  </m:r>
                </m:e>
                <m:sub>
                  <m:r>
                    <w:rPr>
                      <w:rFonts w:ascii="Cambria Math" w:cs="Cambria Math" w:eastAsia="Cambria Math" w:hAnsi="Cambria Math"/>
                      <w:sz w:val="30"/>
                      <w:szCs w:val="30"/>
                    </w:rPr>
                    <m:t xml:space="preserve">ACT</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25">
            <w:pPr>
              <w:pageBreakBefore w:val="0"/>
              <w:widowControl w:val="0"/>
              <w:spacing w:line="240" w:lineRule="auto"/>
              <w:jc w:val="center"/>
              <w:rPr/>
            </w:pPr>
            <w:r w:rsidDel="00000000" w:rsidR="00000000" w:rsidRPr="00000000">
              <w:rPr>
                <w:rtl w:val="0"/>
              </w:rPr>
              <w:t xml:space="preserve">(Eq. 4)</w:t>
            </w:r>
          </w:p>
        </w:tc>
      </w:tr>
    </w:tbl>
    <w:p w:rsidR="00000000" w:rsidDel="00000000" w:rsidP="00000000" w:rsidRDefault="00000000" w:rsidRPr="00000000" w14:paraId="00000026">
      <w:pPr>
        <w:pageBreakBefore w:val="0"/>
        <w:spacing w:after="240" w:before="240" w:lineRule="auto"/>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Equation 4 (Figure 2) represents the relationship between the total amount of solar radiation that reaches the surface and is available to plants (PAR), the fraction of this solar radiation that it´s captured by the crop (%CT) and the efficiency in which this PAR it´s transformed into b (EUR</w:t>
      </w:r>
      <w:r w:rsidDel="00000000" w:rsidR="00000000" w:rsidRPr="00000000">
        <w:rPr>
          <w:vertAlign w:val="subscript"/>
          <w:rtl w:val="0"/>
        </w:rPr>
        <w:t xml:space="preserve">Act</w:t>
      </w:r>
      <w:r w:rsidDel="00000000" w:rsidR="00000000" w:rsidRPr="00000000">
        <w:rPr>
          <w:rtl w:val="0"/>
        </w:rPr>
        <w:t xml:space="preserve">). PAR is a meteorological input (Input clima). Generally, this value corresponds to 0.45% of the daily solar radiation (MJ m-2).</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71514" cy="3044304"/>
                <wp:effectExtent b="0" l="0" r="0" t="0"/>
                <wp:wrapTopAndBottom distB="0" distT="0"/>
                <wp:docPr id="3" name=""/>
                <a:graphic>
                  <a:graphicData uri="http://schemas.microsoft.com/office/word/2010/wordprocessingGroup">
                    <wpg:wgp>
                      <wpg:cNvGrpSpPr/>
                      <wpg:grpSpPr>
                        <a:xfrm>
                          <a:off x="2460225" y="2257825"/>
                          <a:ext cx="5771514" cy="3044304"/>
                          <a:chOff x="2460225" y="2257825"/>
                          <a:chExt cx="5771550" cy="3044350"/>
                        </a:xfrm>
                      </wpg:grpSpPr>
                      <wpg:grpSp>
                        <wpg:cNvGrpSpPr/>
                        <wpg:grpSpPr>
                          <a:xfrm>
                            <a:off x="2460243" y="2257848"/>
                            <a:ext cx="5771514" cy="3044304"/>
                            <a:chOff x="0" y="0"/>
                            <a:chExt cx="5771514" cy="3044304"/>
                          </a:xfrm>
                        </wpg:grpSpPr>
                        <wps:wsp>
                          <wps:cNvSpPr/>
                          <wps:cNvPr id="3" name="Shape 3"/>
                          <wps:spPr>
                            <a:xfrm>
                              <a:off x="0" y="0"/>
                              <a:ext cx="5771500" cy="304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2811895"/>
                              <a:ext cx="5771514" cy="23240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2.</w:t>
                                </w:r>
                                <w:r w:rsidDel="00000000" w:rsidR="00000000" w:rsidRPr="00000000">
                                  <w:rPr>
                                    <w:rFonts w:ascii="Arial" w:cs="Arial" w:eastAsia="Arial" w:hAnsi="Arial"/>
                                    <w:b w:val="0"/>
                                    <w:i w:val="0"/>
                                    <w:smallCaps w:val="0"/>
                                    <w:strike w:val="0"/>
                                    <w:color w:val="000000"/>
                                    <w:sz w:val="18"/>
                                    <w:vertAlign w:val="baseline"/>
                                  </w:rPr>
                                  <w:t xml:space="preserve"> General diagram that relates all the parameters needed for the daily estimation of crop biomass. </w:t>
                                </w:r>
                              </w:p>
                            </w:txbxContent>
                          </wps:txbx>
                          <wps:bodyPr anchorCtr="0" anchor="t" bIns="45700" lIns="91425" spcFirstLastPara="1" rIns="91425" wrap="square" tIns="45700">
                            <a:noAutofit/>
                          </wps:bodyPr>
                        </wps:wsp>
                        <pic:pic>
                          <pic:nvPicPr>
                            <pic:cNvPr id="13" name="Shape 13"/>
                            <pic:cNvPicPr preferRelativeResize="0"/>
                          </pic:nvPicPr>
                          <pic:blipFill rotWithShape="1">
                            <a:blip r:embed="rId9">
                              <a:alphaModFix/>
                            </a:blip>
                            <a:srcRect b="0" l="0" r="0" t="0"/>
                            <a:stretch/>
                          </pic:blipFill>
                          <pic:spPr>
                            <a:xfrm>
                              <a:off x="275303" y="0"/>
                              <a:ext cx="5400675" cy="273367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71514" cy="3044304"/>
                <wp:effectExtent b="0" l="0" r="0" t="0"/>
                <wp:wrapTopAndBottom distB="0" distT="0"/>
                <wp:docPr id="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771514" cy="3044304"/>
                        </a:xfrm>
                        <a:prstGeom prst="rect"/>
                        <a:ln/>
                      </pic:spPr>
                    </pic:pic>
                  </a:graphicData>
                </a:graphic>
              </wp:anchor>
            </w:drawing>
          </mc:Fallback>
        </mc:AlternateConten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Style w:val="Heading2"/>
        <w:pageBreakBefore w:val="0"/>
        <w:numPr>
          <w:ilvl w:val="1"/>
          <w:numId w:val="1"/>
        </w:numPr>
        <w:ind w:left="720" w:hanging="360"/>
        <w:rPr>
          <w:sz w:val="32"/>
          <w:szCs w:val="32"/>
        </w:rPr>
      </w:pPr>
      <w:bookmarkStart w:colFirst="0" w:colLast="0" w:name="_g2wqk1qwff64" w:id="2"/>
      <w:bookmarkEnd w:id="2"/>
      <w:r w:rsidDel="00000000" w:rsidR="00000000" w:rsidRPr="00000000">
        <w:rPr>
          <w:rtl w:val="0"/>
        </w:rPr>
        <w:t xml:space="preserve">Crop phenology</w:t>
      </w:r>
    </w:p>
    <w:p w:rsidR="00000000" w:rsidDel="00000000" w:rsidP="00000000" w:rsidRDefault="00000000" w:rsidRPr="00000000" w14:paraId="0000002C">
      <w:pPr>
        <w:pageBreakBefore w:val="0"/>
        <w:ind w:left="720" w:firstLine="0"/>
        <w:rPr/>
      </w:pPr>
      <w:r w:rsidDel="00000000" w:rsidR="00000000" w:rsidRPr="00000000">
        <w:rPr>
          <w:rtl w:val="0"/>
        </w:rPr>
        <w:t xml:space="preserve">In this version of the model it’ll not be developed.</w:t>
      </w:r>
      <w:r w:rsidDel="00000000" w:rsidR="00000000" w:rsidRPr="00000000">
        <w:rPr>
          <w:rtl w:val="0"/>
        </w:rPr>
      </w:r>
    </w:p>
    <w:p w:rsidR="00000000" w:rsidDel="00000000" w:rsidP="00000000" w:rsidRDefault="00000000" w:rsidRPr="00000000" w14:paraId="0000002D">
      <w:pPr>
        <w:pStyle w:val="Heading2"/>
        <w:numPr>
          <w:ilvl w:val="1"/>
          <w:numId w:val="1"/>
        </w:numPr>
        <w:ind w:left="720" w:hanging="360"/>
        <w:rPr/>
      </w:pPr>
      <w:r w:rsidDel="00000000" w:rsidR="00000000" w:rsidRPr="00000000">
        <w:rPr>
          <w:rtl w:val="0"/>
        </w:rPr>
        <w:t xml:space="preserve">Capture of solar radiation</w:t>
      </w:r>
    </w:p>
    <w:p w:rsidR="00000000" w:rsidDel="00000000" w:rsidP="00000000" w:rsidRDefault="00000000" w:rsidRPr="00000000" w14:paraId="0000002E">
      <w:pPr>
        <w:spacing w:after="240" w:before="240" w:lineRule="auto"/>
        <w:rPr/>
      </w:pPr>
      <w:r w:rsidDel="00000000" w:rsidR="00000000" w:rsidRPr="00000000">
        <w:rPr>
          <w:rtl w:val="0"/>
        </w:rPr>
        <w:t xml:space="preserve">As crops grow new leaves are developed which gradually cover the area around plants, which in turn increases the interception of solar radiation (fPAR). The percentage of area covered by leaves is the % cobertura (C</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rtl w:val="0"/>
        </w:rPr>
        <w:t xml:space="preserve">Figure 3). The maximum attainable value (C</w:t>
      </w:r>
      <w:r w:rsidDel="00000000" w:rsidR="00000000" w:rsidRPr="00000000">
        <w:rPr>
          <w:vertAlign w:val="subscript"/>
          <w:rtl w:val="0"/>
        </w:rPr>
        <w:t xml:space="preserve">max</w:t>
      </w:r>
      <w:r w:rsidDel="00000000" w:rsidR="00000000" w:rsidRPr="00000000">
        <w:rPr>
          <w:rtl w:val="0"/>
        </w:rPr>
        <w:t xml:space="preserve">) depends on the crop species and management variables like plant population. Those variables also affect the time in which this % is obtained (d</w:t>
      </w:r>
      <w:r w:rsidDel="00000000" w:rsidR="00000000" w:rsidRPr="00000000">
        <w:rPr>
          <w:vertAlign w:val="subscript"/>
          <w:rtl w:val="0"/>
        </w:rPr>
        <w:t xml:space="preserve">s,max</w:t>
      </w:r>
      <w:r w:rsidDel="00000000" w:rsidR="00000000" w:rsidRPr="00000000">
        <w:rPr>
          <w:rtl w:val="0"/>
        </w:rPr>
        <w:t xml:space="preserve">).</w:t>
      </w:r>
    </w:p>
    <w:p w:rsidR="00000000" w:rsidDel="00000000" w:rsidP="00000000" w:rsidRDefault="00000000" w:rsidRPr="00000000" w14:paraId="0000002F">
      <w:pPr>
        <w:spacing w:after="240" w:before="240" w:lineRule="auto"/>
        <w:rPr/>
      </w:pPr>
      <w:r w:rsidDel="00000000" w:rsidR="00000000" w:rsidRPr="00000000">
        <w:rPr>
          <w:rtl w:val="0"/>
        </w:rPr>
        <w:t xml:space="preserve">When the crop reaches its senescence status at d</w:t>
      </w:r>
      <w:r w:rsidDel="00000000" w:rsidR="00000000" w:rsidRPr="00000000">
        <w:rPr>
          <w:vertAlign w:val="subscript"/>
          <w:rtl w:val="0"/>
        </w:rPr>
        <w:t xml:space="preserve">s,sen</w:t>
      </w:r>
      <w:r w:rsidDel="00000000" w:rsidR="00000000" w:rsidRPr="00000000">
        <w:rPr>
          <w:rtl w:val="0"/>
        </w:rPr>
        <w:t xml:space="preserve"> days after sowing, the %cobertura is reduced as leaves fall. Another parameter required it’s the initial cover C</w:t>
      </w:r>
      <w:r w:rsidDel="00000000" w:rsidR="00000000" w:rsidRPr="00000000">
        <w:rPr>
          <w:vertAlign w:val="subscript"/>
          <w:rtl w:val="0"/>
        </w:rPr>
        <w:t xml:space="preserve">in</w:t>
      </w:r>
      <w:r w:rsidDel="00000000" w:rsidR="00000000" w:rsidRPr="00000000">
        <w:rPr>
          <w:rtl w:val="0"/>
        </w:rPr>
        <w:t xml:space="preserve"> percentage (% of C</w:t>
      </w:r>
      <w:r w:rsidDel="00000000" w:rsidR="00000000" w:rsidRPr="00000000">
        <w:rPr>
          <w:vertAlign w:val="subscript"/>
          <w:rtl w:val="0"/>
        </w:rPr>
        <w:t xml:space="preserve">T</w:t>
      </w:r>
      <w:r w:rsidDel="00000000" w:rsidR="00000000" w:rsidRPr="00000000">
        <w:rPr>
          <w:rtl w:val="0"/>
        </w:rPr>
        <w:t xml:space="preserve">) - C</w:t>
      </w:r>
      <w:r w:rsidDel="00000000" w:rsidR="00000000" w:rsidRPr="00000000">
        <w:rPr>
          <w:vertAlign w:val="subscript"/>
          <w:rtl w:val="0"/>
        </w:rPr>
        <w:t xml:space="preserve">in</w:t>
      </w:r>
      <w:r w:rsidDel="00000000" w:rsidR="00000000" w:rsidRPr="00000000">
        <w:rPr>
          <w:rtl w:val="0"/>
        </w:rPr>
        <w:t xml:space="preserve"> is a function of crop type and management practices. The parameters 𝛼 and 𝛽 indicate the potential daily increment of the C</w:t>
      </w:r>
      <w:r w:rsidDel="00000000" w:rsidR="00000000" w:rsidRPr="00000000">
        <w:rPr>
          <w:vertAlign w:val="subscript"/>
          <w:rtl w:val="0"/>
        </w:rPr>
        <w:t xml:space="preserve">T </w:t>
      </w:r>
      <w:r w:rsidDel="00000000" w:rsidR="00000000" w:rsidRPr="00000000">
        <w:rPr>
          <w:rtl w:val="0"/>
        </w:rPr>
        <w:t xml:space="preserve">and are defined in equation 5. Those are obtained by dividing the difference between C</w:t>
      </w:r>
      <w:r w:rsidDel="00000000" w:rsidR="00000000" w:rsidRPr="00000000">
        <w:rPr>
          <w:vertAlign w:val="subscript"/>
          <w:rtl w:val="0"/>
        </w:rPr>
        <w:t xml:space="preserve">max</w:t>
      </w:r>
      <w:r w:rsidDel="00000000" w:rsidR="00000000" w:rsidRPr="00000000">
        <w:rPr>
          <w:rtl w:val="0"/>
        </w:rPr>
        <w:t xml:space="preserve"> and C</w:t>
      </w:r>
      <w:r w:rsidDel="00000000" w:rsidR="00000000" w:rsidRPr="00000000">
        <w:rPr>
          <w:vertAlign w:val="subscript"/>
          <w:rtl w:val="0"/>
        </w:rPr>
        <w:t xml:space="preserve">in</w:t>
      </w:r>
      <w:r w:rsidDel="00000000" w:rsidR="00000000" w:rsidRPr="00000000">
        <w:rPr>
          <w:rtl w:val="0"/>
        </w:rPr>
        <w:t xml:space="preserve"> by the number of days until d</w:t>
      </w:r>
      <w:r w:rsidDel="00000000" w:rsidR="00000000" w:rsidRPr="00000000">
        <w:rPr>
          <w:vertAlign w:val="subscript"/>
          <w:rtl w:val="0"/>
        </w:rPr>
        <w:t xml:space="preserve">s,max </w:t>
      </w:r>
      <w:r w:rsidDel="00000000" w:rsidR="00000000" w:rsidRPr="00000000">
        <w:rPr>
          <w:rtl w:val="0"/>
        </w:rPr>
        <w:t xml:space="preserve">or</w:t>
      </w:r>
      <w:r w:rsidDel="00000000" w:rsidR="00000000" w:rsidRPr="00000000">
        <w:rPr>
          <w:vertAlign w:val="subscript"/>
          <w:rtl w:val="0"/>
        </w:rPr>
        <w:t xml:space="preserve"> </w:t>
      </w:r>
      <w:r w:rsidDel="00000000" w:rsidR="00000000" w:rsidRPr="00000000">
        <w:rPr>
          <w:rtl w:val="0"/>
        </w:rPr>
        <w:t xml:space="preserve">the end of the crop cycle for 𝛼 and 𝛽 respectively. In the Table 1 some parameters are described for maize. where CEH coeficiente de estrés hídrico para expansión foliar iis described in section 3.2 equation 15. </w:t>
      </w:r>
    </w:p>
    <w:p w:rsidR="00000000" w:rsidDel="00000000" w:rsidP="00000000" w:rsidRDefault="00000000" w:rsidRPr="00000000" w14:paraId="00000030">
      <w:pPr>
        <w:pageBreakBefore w:val="0"/>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314325</wp:posOffset>
                </wp:positionH>
                <wp:positionV relativeFrom="paragraph">
                  <wp:posOffset>85725</wp:posOffset>
                </wp:positionV>
                <wp:extent cx="5770880" cy="2511401"/>
                <wp:effectExtent b="0" l="0" r="0" t="0"/>
                <wp:wrapTopAndBottom distB="0" distT="0"/>
                <wp:docPr id="1" name=""/>
                <a:graphic>
                  <a:graphicData uri="http://schemas.microsoft.com/office/word/2010/wordprocessingGroup">
                    <wpg:wgp>
                      <wpg:cNvGrpSpPr/>
                      <wpg:grpSpPr>
                        <a:xfrm>
                          <a:off x="2460550" y="2115075"/>
                          <a:ext cx="5770880" cy="2511401"/>
                          <a:chOff x="2460550" y="2115075"/>
                          <a:chExt cx="7186550" cy="3191025"/>
                        </a:xfrm>
                      </wpg:grpSpPr>
                      <wpg:grpSp>
                        <wpg:cNvGrpSpPr/>
                        <wpg:grpSpPr>
                          <a:xfrm>
                            <a:off x="2460560" y="2329978"/>
                            <a:ext cx="5770880" cy="2900045"/>
                            <a:chOff x="0" y="0"/>
                            <a:chExt cx="5770880" cy="2900587"/>
                          </a:xfrm>
                        </wpg:grpSpPr>
                        <wps:wsp>
                          <wps:cNvSpPr/>
                          <wps:cNvPr id="3" name="Shape 3"/>
                          <wps:spPr>
                            <a:xfrm>
                              <a:off x="0" y="0"/>
                              <a:ext cx="5770875" cy="290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2405922"/>
                              <a:ext cx="5770880" cy="4946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3.</w:t>
                                </w:r>
                                <w:r w:rsidDel="00000000" w:rsidR="00000000" w:rsidRPr="00000000">
                                  <w:rPr>
                                    <w:rFonts w:ascii="Arial" w:cs="Arial" w:eastAsia="Arial" w:hAnsi="Arial"/>
                                    <w:b w:val="0"/>
                                    <w:i w:val="0"/>
                                    <w:smallCaps w:val="0"/>
                                    <w:strike w:val="0"/>
                                    <w:color w:val="000000"/>
                                    <w:sz w:val="18"/>
                                    <w:vertAlign w:val="baseline"/>
                                  </w:rPr>
                                  <w:t xml:space="preserve"> Evolution of the “% Cobertura” throughout the crop cycle expressed in days after sowing (DDS). C</w:t>
                                </w:r>
                                <w:r w:rsidDel="00000000" w:rsidR="00000000" w:rsidRPr="00000000">
                                  <w:rPr>
                                    <w:rFonts w:ascii="Arial" w:cs="Arial" w:eastAsia="Arial" w:hAnsi="Arial"/>
                                    <w:b w:val="0"/>
                                    <w:i w:val="0"/>
                                    <w:smallCaps w:val="0"/>
                                    <w:strike w:val="0"/>
                                    <w:color w:val="000000"/>
                                    <w:sz w:val="18"/>
                                    <w:vertAlign w:val="subscript"/>
                                  </w:rPr>
                                  <w:t xml:space="preserve">max</w:t>
                                </w:r>
                                <w:r w:rsidDel="00000000" w:rsidR="00000000" w:rsidRPr="00000000">
                                  <w:rPr>
                                    <w:rFonts w:ascii="Arial" w:cs="Arial" w:eastAsia="Arial" w:hAnsi="Arial"/>
                                    <w:b w:val="0"/>
                                    <w:i w:val="0"/>
                                    <w:smallCaps w:val="0"/>
                                    <w:strike w:val="0"/>
                                    <w:color w:val="000000"/>
                                    <w:sz w:val="18"/>
                                    <w:vertAlign w:val="baseline"/>
                                  </w:rPr>
                                  <w:t xml:space="preserve"> and C</w:t>
                                </w:r>
                                <w:r w:rsidDel="00000000" w:rsidR="00000000" w:rsidRPr="00000000">
                                  <w:rPr>
                                    <w:rFonts w:ascii="Arial" w:cs="Arial" w:eastAsia="Arial" w:hAnsi="Arial"/>
                                    <w:b w:val="0"/>
                                    <w:i w:val="0"/>
                                    <w:smallCaps w:val="0"/>
                                    <w:strike w:val="0"/>
                                    <w:color w:val="000000"/>
                                    <w:sz w:val="18"/>
                                    <w:vertAlign w:val="subscript"/>
                                  </w:rPr>
                                  <w:t xml:space="preserve">in</w:t>
                                </w:r>
                                <w:r w:rsidDel="00000000" w:rsidR="00000000" w:rsidRPr="00000000">
                                  <w:rPr>
                                    <w:rFonts w:ascii="Arial" w:cs="Arial" w:eastAsia="Arial" w:hAnsi="Arial"/>
                                    <w:b w:val="0"/>
                                    <w:i w:val="0"/>
                                    <w:smallCaps w:val="0"/>
                                    <w:strike w:val="0"/>
                                    <w:color w:val="000000"/>
                                    <w:sz w:val="18"/>
                                    <w:vertAlign w:val="baseline"/>
                                  </w:rPr>
                                  <w:t xml:space="preserve"> represents the initial and the maximum C</w:t>
                                </w:r>
                                <w:r w:rsidDel="00000000" w:rsidR="00000000" w:rsidRPr="00000000">
                                  <w:rPr>
                                    <w:rFonts w:ascii="Arial" w:cs="Arial" w:eastAsia="Arial" w:hAnsi="Arial"/>
                                    <w:b w:val="0"/>
                                    <w:i w:val="0"/>
                                    <w:smallCaps w:val="0"/>
                                    <w:strike w:val="0"/>
                                    <w:color w:val="000000"/>
                                    <w:sz w:val="18"/>
                                    <w:vertAlign w:val="subscript"/>
                                  </w:rPr>
                                  <w:t xml:space="preserve">T</w:t>
                                </w:r>
                                <w:r w:rsidDel="00000000" w:rsidR="00000000" w:rsidRPr="00000000">
                                  <w:rPr>
                                    <w:rFonts w:ascii="Arial" w:cs="Arial" w:eastAsia="Arial" w:hAnsi="Arial"/>
                                    <w:b w:val="0"/>
                                    <w:i w:val="0"/>
                                    <w:smallCaps w:val="0"/>
                                    <w:strike w:val="0"/>
                                    <w:color w:val="000000"/>
                                    <w:sz w:val="18"/>
                                    <w:vertAlign w:val="baseline"/>
                                  </w:rPr>
                                  <w:t xml:space="preserve"> obtained under optimal conditions of growing. DDS</w:t>
                                </w:r>
                                <w:r w:rsidDel="00000000" w:rsidR="00000000" w:rsidRPr="00000000">
                                  <w:rPr>
                                    <w:rFonts w:ascii="Arial" w:cs="Arial" w:eastAsia="Arial" w:hAnsi="Arial"/>
                                    <w:b w:val="0"/>
                                    <w:i w:val="0"/>
                                    <w:smallCaps w:val="0"/>
                                    <w:strike w:val="0"/>
                                    <w:color w:val="000000"/>
                                    <w:sz w:val="18"/>
                                    <w:vertAlign w:val="subscript"/>
                                  </w:rPr>
                                  <w:t xml:space="preserve">max </w:t>
                                </w:r>
                                <w:r w:rsidDel="00000000" w:rsidR="00000000" w:rsidRPr="00000000">
                                  <w:rPr>
                                    <w:rFonts w:ascii="Arial" w:cs="Arial" w:eastAsia="Arial" w:hAnsi="Arial"/>
                                    <w:b w:val="0"/>
                                    <w:i w:val="0"/>
                                    <w:smallCaps w:val="0"/>
                                    <w:strike w:val="0"/>
                                    <w:color w:val="000000"/>
                                    <w:sz w:val="18"/>
                                    <w:vertAlign w:val="baseline"/>
                                  </w:rPr>
                                  <w:t xml:space="preserve">and DDS</w:t>
                                </w:r>
                                <w:r w:rsidDel="00000000" w:rsidR="00000000" w:rsidRPr="00000000">
                                  <w:rPr>
                                    <w:rFonts w:ascii="Arial" w:cs="Arial" w:eastAsia="Arial" w:hAnsi="Arial"/>
                                    <w:b w:val="0"/>
                                    <w:i w:val="0"/>
                                    <w:smallCaps w:val="0"/>
                                    <w:strike w:val="0"/>
                                    <w:color w:val="000000"/>
                                    <w:sz w:val="18"/>
                                    <w:vertAlign w:val="subscript"/>
                                  </w:rPr>
                                  <w:t xml:space="preserve">sen</w:t>
                                </w:r>
                                <w:r w:rsidDel="00000000" w:rsidR="00000000" w:rsidRPr="00000000">
                                  <w:rPr>
                                    <w:rFonts w:ascii="Arial" w:cs="Arial" w:eastAsia="Arial" w:hAnsi="Arial"/>
                                    <w:b w:val="0"/>
                                    <w:i w:val="0"/>
                                    <w:smallCaps w:val="0"/>
                                    <w:strike w:val="0"/>
                                    <w:color w:val="000000"/>
                                    <w:sz w:val="18"/>
                                    <w:vertAlign w:val="baseline"/>
                                  </w:rPr>
                                  <w:t xml:space="preserve"> indicate the DDS in which maximum C</w:t>
                                </w:r>
                                <w:r w:rsidDel="00000000" w:rsidR="00000000" w:rsidRPr="00000000">
                                  <w:rPr>
                                    <w:rFonts w:ascii="Arial" w:cs="Arial" w:eastAsia="Arial" w:hAnsi="Arial"/>
                                    <w:b w:val="0"/>
                                    <w:i w:val="0"/>
                                    <w:smallCaps w:val="0"/>
                                    <w:strike w:val="0"/>
                                    <w:color w:val="000000"/>
                                    <w:sz w:val="18"/>
                                    <w:vertAlign w:val="subscript"/>
                                  </w:rPr>
                                  <w:t xml:space="preserve">T</w:t>
                                </w:r>
                                <w:r w:rsidDel="00000000" w:rsidR="00000000" w:rsidRPr="00000000">
                                  <w:rPr>
                                    <w:rFonts w:ascii="Arial" w:cs="Arial" w:eastAsia="Arial" w:hAnsi="Arial"/>
                                    <w:b w:val="0"/>
                                    <w:i w:val="0"/>
                                    <w:smallCaps w:val="0"/>
                                    <w:strike w:val="0"/>
                                    <w:color w:val="000000"/>
                                    <w:sz w:val="18"/>
                                    <w:vertAlign w:val="baseline"/>
                                  </w:rPr>
                                  <w:t xml:space="preserve"> is obtained or the day that the plant start senescing respective.   </w:t>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10">
                              <a:alphaModFix/>
                            </a:blip>
                            <a:srcRect b="0" l="0" r="0" t="0"/>
                            <a:stretch/>
                          </pic:blipFill>
                          <pic:spPr>
                            <a:xfrm>
                              <a:off x="277158" y="0"/>
                              <a:ext cx="5391150" cy="2343150"/>
                            </a:xfrm>
                            <a:prstGeom prst="rect">
                              <a:avLst/>
                            </a:prstGeom>
                            <a:noFill/>
                            <a:ln>
                              <a:noFill/>
                            </a:ln>
                          </pic:spPr>
                        </pic:pic>
                      </wpg:grpSp>
                      <wps:wsp>
                        <wps:cNvSpPr txBox="1"/>
                        <wps:cNvPr id="6" name="Shape 6"/>
                        <wps:spPr>
                          <a:xfrm>
                            <a:off x="5285400" y="2587425"/>
                            <a:ext cx="4361700" cy="1446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CT(d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&lt;=</w:t>
                              </w: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in</w:t>
                              </w:r>
                              <w:r w:rsidDel="00000000" w:rsidR="00000000" w:rsidRPr="00000000">
                                <w:rPr>
                                  <w:rFonts w:ascii="Arial" w:cs="Arial" w:eastAsia="Arial" w:hAnsi="Arial"/>
                                  <w:b w:val="0"/>
                                  <w:i w:val="0"/>
                                  <w:smallCaps w:val="0"/>
                                  <w:strike w:val="0"/>
                                  <w:color w:val="000000"/>
                                  <w:sz w:val="26"/>
                                  <w:vertAlign w:val="baseline"/>
                                </w:rPr>
                                <w:t xml:space="preser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CT (d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 </w:t>
                              </w: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in</w:t>
                              </w:r>
                              <w:r w:rsidDel="00000000" w:rsidR="00000000" w:rsidRPr="00000000">
                                <w:rPr>
                                  <w:rFonts w:ascii="Arial" w:cs="Arial" w:eastAsia="Arial" w:hAnsi="Arial"/>
                                  <w:b w:val="0"/>
                                  <w:i w:val="0"/>
                                  <w:smallCaps w:val="0"/>
                                  <w:strike w:val="0"/>
                                  <w:color w:val="000000"/>
                                  <w:sz w:val="26"/>
                                  <w:vertAlign w:val="baseline"/>
                                </w:rPr>
                                <w:t xml:space="preserve">) = Cin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CT</w:t>
                              </w:r>
                              <w:r w:rsidDel="00000000" w:rsidR="00000000" w:rsidRPr="00000000">
                                <w:rPr>
                                  <w:rFonts w:ascii="Arial" w:cs="Arial" w:eastAsia="Arial" w:hAnsi="Arial"/>
                                  <w:b w:val="0"/>
                                  <w:i w:val="0"/>
                                  <w:smallCaps w:val="0"/>
                                  <w:strike w:val="0"/>
                                  <w:color w:val="000000"/>
                                  <w:sz w:val="26"/>
                                  <w:vertAlign w:val="subscript"/>
                                </w:rPr>
                                <w:t xml:space="preserve">i</w:t>
                              </w:r>
                              <w:r w:rsidDel="00000000" w:rsidR="00000000" w:rsidRPr="00000000">
                                <w:rPr>
                                  <w:rFonts w:ascii="Arial" w:cs="Arial" w:eastAsia="Arial" w:hAnsi="Arial"/>
                                  <w:b w:val="0"/>
                                  <w:i w:val="0"/>
                                  <w:smallCaps w:val="0"/>
                                  <w:strike w:val="0"/>
                                  <w:color w:val="000000"/>
                                  <w:sz w:val="26"/>
                                  <w:vertAlign w:val="baseline"/>
                                </w:rPr>
                                <w:t xml:space="preserve">(d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&gt; </w:t>
                              </w: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in</w:t>
                              </w:r>
                              <w:r w:rsidDel="00000000" w:rsidR="00000000" w:rsidRPr="00000000">
                                <w:rPr>
                                  <w:rFonts w:ascii="Arial" w:cs="Arial" w:eastAsia="Arial" w:hAnsi="Arial"/>
                                  <w:b w:val="0"/>
                                  <w:i w:val="0"/>
                                  <w:smallCaps w:val="0"/>
                                  <w:strike w:val="0"/>
                                  <w:color w:val="000000"/>
                                  <w:sz w:val="26"/>
                                  <w:vertAlign w:val="baseline"/>
                                </w:rPr>
                                <w:t xml:space="preserve">&amp; 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&lt; d</w:t>
                              </w:r>
                              <w:r w:rsidDel="00000000" w:rsidR="00000000" w:rsidRPr="00000000">
                                <w:rPr>
                                  <w:rFonts w:ascii="Arial" w:cs="Arial" w:eastAsia="Arial" w:hAnsi="Arial"/>
                                  <w:b w:val="0"/>
                                  <w:i w:val="0"/>
                                  <w:smallCaps w:val="0"/>
                                  <w:strike w:val="0"/>
                                  <w:color w:val="000000"/>
                                  <w:sz w:val="26"/>
                                  <w:vertAlign w:val="subscript"/>
                                </w:rPr>
                                <w:t xml:space="preserve">S,MAX</w:t>
                              </w:r>
                              <w:r w:rsidDel="00000000" w:rsidR="00000000" w:rsidRPr="00000000">
                                <w:rPr>
                                  <w:rFonts w:ascii="Arial" w:cs="Arial" w:eastAsia="Arial" w:hAnsi="Arial"/>
                                  <w:b w:val="0"/>
                                  <w:i w:val="0"/>
                                  <w:smallCaps w:val="0"/>
                                  <w:strike w:val="0"/>
                                  <w:color w:val="000000"/>
                                  <w:sz w:val="26"/>
                                  <w:vertAlign w:val="baseline"/>
                                </w:rPr>
                                <w:t xml:space="preserve"> ) = CT</w:t>
                              </w:r>
                              <w:r w:rsidDel="00000000" w:rsidR="00000000" w:rsidRPr="00000000">
                                <w:rPr>
                                  <w:rFonts w:ascii="Arial" w:cs="Arial" w:eastAsia="Arial" w:hAnsi="Arial"/>
                                  <w:b w:val="0"/>
                                  <w:i w:val="0"/>
                                  <w:smallCaps w:val="0"/>
                                  <w:strike w:val="0"/>
                                  <w:color w:val="000000"/>
                                  <w:sz w:val="26"/>
                                  <w:vertAlign w:val="subscript"/>
                                </w:rPr>
                                <w:t xml:space="preserve">i-1 </w:t>
                              </w:r>
                              <w:r w:rsidDel="00000000" w:rsidR="00000000" w:rsidRPr="00000000">
                                <w:rPr>
                                  <w:rFonts w:ascii="Arial" w:cs="Arial" w:eastAsia="Arial" w:hAnsi="Arial"/>
                                  <w:b w:val="0"/>
                                  <w:i w:val="0"/>
                                  <w:smallCaps w:val="0"/>
                                  <w:strike w:val="0"/>
                                  <w:color w:val="000000"/>
                                  <w:sz w:val="26"/>
                                  <w:vertAlign w:val="baseline"/>
                                </w:rPr>
                                <w:t xml:space="preserve">+ (α * CEH(t))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CT</w:t>
                              </w:r>
                              <w:r w:rsidDel="00000000" w:rsidR="00000000" w:rsidRPr="00000000">
                                <w:rPr>
                                  <w:rFonts w:ascii="Arial" w:cs="Arial" w:eastAsia="Arial" w:hAnsi="Arial"/>
                                  <w:b w:val="0"/>
                                  <w:i w:val="0"/>
                                  <w:smallCaps w:val="0"/>
                                  <w:strike w:val="0"/>
                                  <w:color w:val="000000"/>
                                  <w:sz w:val="26"/>
                                  <w:vertAlign w:val="subscript"/>
                                </w:rPr>
                                <w:t xml:space="preserve">i</w:t>
                              </w:r>
                              <w:r w:rsidDel="00000000" w:rsidR="00000000" w:rsidRPr="00000000">
                                <w:rPr>
                                  <w:rFonts w:ascii="Arial" w:cs="Arial" w:eastAsia="Arial" w:hAnsi="Arial"/>
                                  <w:b w:val="0"/>
                                  <w:i w:val="0"/>
                                  <w:smallCaps w:val="0"/>
                                  <w:strike w:val="0"/>
                                  <w:color w:val="000000"/>
                                  <w:sz w:val="26"/>
                                  <w:vertAlign w:val="baseline"/>
                                </w:rPr>
                                <w:t xml:space="preserve">(d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&gt; d</w:t>
                              </w:r>
                              <w:r w:rsidDel="00000000" w:rsidR="00000000" w:rsidRPr="00000000">
                                <w:rPr>
                                  <w:rFonts w:ascii="Arial" w:cs="Arial" w:eastAsia="Arial" w:hAnsi="Arial"/>
                                  <w:b w:val="0"/>
                                  <w:i w:val="0"/>
                                  <w:smallCaps w:val="0"/>
                                  <w:strike w:val="0"/>
                                  <w:color w:val="000000"/>
                                  <w:sz w:val="26"/>
                                  <w:vertAlign w:val="subscript"/>
                                </w:rPr>
                                <w:t xml:space="preserve">S,MAX</w:t>
                              </w:r>
                              <w:r w:rsidDel="00000000" w:rsidR="00000000" w:rsidRPr="00000000">
                                <w:rPr>
                                  <w:rFonts w:ascii="Arial" w:cs="Arial" w:eastAsia="Arial" w:hAnsi="Arial"/>
                                  <w:b w:val="0"/>
                                  <w:i w:val="0"/>
                                  <w:smallCaps w:val="0"/>
                                  <w:strike w:val="0"/>
                                  <w:color w:val="000000"/>
                                  <w:sz w:val="26"/>
                                  <w:vertAlign w:val="baseline"/>
                                </w:rPr>
                                <w:t xml:space="preserve"> &amp; 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&lt; d</w:t>
                              </w:r>
                              <w:r w:rsidDel="00000000" w:rsidR="00000000" w:rsidRPr="00000000">
                                <w:rPr>
                                  <w:rFonts w:ascii="Arial" w:cs="Arial" w:eastAsia="Arial" w:hAnsi="Arial"/>
                                  <w:b w:val="0"/>
                                  <w:i w:val="0"/>
                                  <w:smallCaps w:val="0"/>
                                  <w:strike w:val="0"/>
                                  <w:color w:val="000000"/>
                                  <w:sz w:val="26"/>
                                  <w:vertAlign w:val="subscript"/>
                                </w:rPr>
                                <w:t xml:space="preserve">S,sen</w:t>
                              </w:r>
                              <w:r w:rsidDel="00000000" w:rsidR="00000000" w:rsidRPr="00000000">
                                <w:rPr>
                                  <w:rFonts w:ascii="Arial" w:cs="Arial" w:eastAsia="Arial" w:hAnsi="Arial"/>
                                  <w:b w:val="0"/>
                                  <w:i w:val="0"/>
                                  <w:smallCaps w:val="0"/>
                                  <w:strike w:val="0"/>
                                  <w:color w:val="000000"/>
                                  <w:sz w:val="26"/>
                                  <w:vertAlign w:val="baseline"/>
                                </w:rPr>
                                <w:t xml:space="preserve"> ) = CT</w:t>
                              </w:r>
                              <w:r w:rsidDel="00000000" w:rsidR="00000000" w:rsidRPr="00000000">
                                <w:rPr>
                                  <w:rFonts w:ascii="Arial" w:cs="Arial" w:eastAsia="Arial" w:hAnsi="Arial"/>
                                  <w:b w:val="0"/>
                                  <w:i w:val="0"/>
                                  <w:smallCaps w:val="0"/>
                                  <w:strike w:val="0"/>
                                  <w:color w:val="000000"/>
                                  <w:sz w:val="26"/>
                                  <w:vertAlign w:val="subscript"/>
                                </w:rPr>
                                <w:t xml:space="preserve">i-1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CT</w:t>
                              </w:r>
                              <w:r w:rsidDel="00000000" w:rsidR="00000000" w:rsidRPr="00000000">
                                <w:rPr>
                                  <w:rFonts w:ascii="Arial" w:cs="Arial" w:eastAsia="Arial" w:hAnsi="Arial"/>
                                  <w:b w:val="0"/>
                                  <w:i w:val="0"/>
                                  <w:smallCaps w:val="0"/>
                                  <w:strike w:val="0"/>
                                  <w:color w:val="000000"/>
                                  <w:sz w:val="26"/>
                                  <w:vertAlign w:val="subscript"/>
                                </w:rPr>
                                <w:t xml:space="preserve">i</w:t>
                              </w:r>
                              <w:r w:rsidDel="00000000" w:rsidR="00000000" w:rsidRPr="00000000">
                                <w:rPr>
                                  <w:rFonts w:ascii="Arial" w:cs="Arial" w:eastAsia="Arial" w:hAnsi="Arial"/>
                                  <w:b w:val="0"/>
                                  <w:i w:val="0"/>
                                  <w:smallCaps w:val="0"/>
                                  <w:strike w:val="0"/>
                                  <w:color w:val="000000"/>
                                  <w:sz w:val="26"/>
                                  <w:vertAlign w:val="baseline"/>
                                </w:rPr>
                                <w:t xml:space="preserve">(d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&gt; d</w:t>
                              </w:r>
                              <w:r w:rsidDel="00000000" w:rsidR="00000000" w:rsidRPr="00000000">
                                <w:rPr>
                                  <w:rFonts w:ascii="Arial" w:cs="Arial" w:eastAsia="Arial" w:hAnsi="Arial"/>
                                  <w:b w:val="0"/>
                                  <w:i w:val="0"/>
                                  <w:smallCaps w:val="0"/>
                                  <w:strike w:val="0"/>
                                  <w:color w:val="000000"/>
                                  <w:sz w:val="26"/>
                                  <w:vertAlign w:val="subscript"/>
                                </w:rPr>
                                <w:t xml:space="preserve">S,MAX</w:t>
                              </w:r>
                              <w:r w:rsidDel="00000000" w:rsidR="00000000" w:rsidRPr="00000000">
                                <w:rPr>
                                  <w:rFonts w:ascii="Arial" w:cs="Arial" w:eastAsia="Arial" w:hAnsi="Arial"/>
                                  <w:b w:val="0"/>
                                  <w:i w:val="0"/>
                                  <w:smallCaps w:val="0"/>
                                  <w:strike w:val="0"/>
                                  <w:color w:val="000000"/>
                                  <w:sz w:val="26"/>
                                  <w:vertAlign w:val="baseline"/>
                                </w:rPr>
                                <w:t xml:space="preserve"> &amp; d</w:t>
                              </w:r>
                              <w:r w:rsidDel="00000000" w:rsidR="00000000" w:rsidRPr="00000000">
                                <w:rPr>
                                  <w:rFonts w:ascii="Arial" w:cs="Arial" w:eastAsia="Arial" w:hAnsi="Arial"/>
                                  <w:b w:val="0"/>
                                  <w:i w:val="0"/>
                                  <w:smallCaps w:val="0"/>
                                  <w:strike w:val="0"/>
                                  <w:color w:val="000000"/>
                                  <w:sz w:val="26"/>
                                  <w:vertAlign w:val="subscript"/>
                                </w:rPr>
                                <w:t xml:space="preserve">S</w:t>
                              </w:r>
                              <w:r w:rsidDel="00000000" w:rsidR="00000000" w:rsidRPr="00000000">
                                <w:rPr>
                                  <w:rFonts w:ascii="Arial" w:cs="Arial" w:eastAsia="Arial" w:hAnsi="Arial"/>
                                  <w:b w:val="0"/>
                                  <w:i w:val="0"/>
                                  <w:smallCaps w:val="0"/>
                                  <w:strike w:val="0"/>
                                  <w:color w:val="000000"/>
                                  <w:sz w:val="26"/>
                                  <w:vertAlign w:val="baseline"/>
                                </w:rPr>
                                <w:t xml:space="preserve"> &gt; d</w:t>
                              </w:r>
                              <w:r w:rsidDel="00000000" w:rsidR="00000000" w:rsidRPr="00000000">
                                <w:rPr>
                                  <w:rFonts w:ascii="Arial" w:cs="Arial" w:eastAsia="Arial" w:hAnsi="Arial"/>
                                  <w:b w:val="0"/>
                                  <w:i w:val="0"/>
                                  <w:smallCaps w:val="0"/>
                                  <w:strike w:val="0"/>
                                  <w:color w:val="000000"/>
                                  <w:sz w:val="26"/>
                                  <w:vertAlign w:val="subscript"/>
                                </w:rPr>
                                <w:t xml:space="preserve">S,sen</w:t>
                              </w:r>
                              <w:r w:rsidDel="00000000" w:rsidR="00000000" w:rsidRPr="00000000">
                                <w:rPr>
                                  <w:rFonts w:ascii="Arial" w:cs="Arial" w:eastAsia="Arial" w:hAnsi="Arial"/>
                                  <w:b w:val="0"/>
                                  <w:i w:val="0"/>
                                  <w:smallCaps w:val="0"/>
                                  <w:strike w:val="0"/>
                                  <w:color w:val="000000"/>
                                  <w:sz w:val="26"/>
                                  <w:vertAlign w:val="baseline"/>
                                </w:rPr>
                                <w:t xml:space="preserve"> ) = CT</w:t>
                              </w:r>
                              <w:r w:rsidDel="00000000" w:rsidR="00000000" w:rsidRPr="00000000">
                                <w:rPr>
                                  <w:rFonts w:ascii="Arial" w:cs="Arial" w:eastAsia="Arial" w:hAnsi="Arial"/>
                                  <w:b w:val="0"/>
                                  <w:i w:val="0"/>
                                  <w:smallCaps w:val="0"/>
                                  <w:strike w:val="0"/>
                                  <w:color w:val="000000"/>
                                  <w:sz w:val="26"/>
                                  <w:vertAlign w:val="subscript"/>
                                </w:rPr>
                                <w:t xml:space="preserve">i-1 </w:t>
                              </w:r>
                              <w:r w:rsidDel="00000000" w:rsidR="00000000" w:rsidRPr="00000000">
                                <w:rPr>
                                  <w:rFonts w:ascii="Arial" w:cs="Arial" w:eastAsia="Arial" w:hAnsi="Arial"/>
                                  <w:b w:val="0"/>
                                  <w:i w:val="0"/>
                                  <w:smallCaps w:val="0"/>
                                  <w:strike w:val="0"/>
                                  <w:color w:val="000000"/>
                                  <w:sz w:val="26"/>
                                  <w:vertAlign w:val="baseline"/>
                                </w:rPr>
                                <w:t xml:space="preserve">- ( β * CEH(t))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91425" lIns="91425" spcFirstLastPara="1" rIns="91425" wrap="square" tIns="91425">
                          <a:spAutoFit/>
                        </wps:bodyPr>
                      </wps:wsp>
                      <pic:pic>
                        <pic:nvPicPr>
                          <pic:cNvPr id="7" name="Shape 7"/>
                          <pic:cNvPicPr preferRelativeResize="0"/>
                        </pic:nvPicPr>
                        <pic:blipFill>
                          <a:blip r:embed="rId11">
                            <a:alphaModFix/>
                          </a:blip>
                          <a:stretch>
                            <a:fillRect/>
                          </a:stretch>
                        </pic:blipFill>
                        <pic:spPr>
                          <a:xfrm>
                            <a:off x="2460550" y="2115097"/>
                            <a:ext cx="6834499" cy="256452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314325</wp:posOffset>
                </wp:positionH>
                <wp:positionV relativeFrom="paragraph">
                  <wp:posOffset>85725</wp:posOffset>
                </wp:positionV>
                <wp:extent cx="5770880" cy="2511401"/>
                <wp:effectExtent b="0" l="0" r="0" t="0"/>
                <wp:wrapTopAndBottom distB="0" dist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770880" cy="2511401"/>
                        </a:xfrm>
                        <a:prstGeom prst="rect"/>
                        <a:ln/>
                      </pic:spPr>
                    </pic:pic>
                  </a:graphicData>
                </a:graphic>
              </wp:anchor>
            </w:drawing>
          </mc:Fallback>
        </mc:AlternateConten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31">
            <w:pPr>
              <w:pageBreakBefore w:val="0"/>
              <w:widowControl w:val="0"/>
              <w:spacing w:line="240" w:lineRule="auto"/>
              <w:jc w:val="center"/>
              <w:rPr>
                <w:sz w:val="18"/>
                <w:szCs w:val="18"/>
              </w:rPr>
            </w:pPr>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32">
            <w:pPr>
              <w:pageBreakBefore w:val="0"/>
              <w:spacing w:after="240" w:before="240" w:lineRule="auto"/>
              <w:jc w:val="center"/>
              <w:rPr>
                <w:rFonts w:ascii="Cambria Math" w:cs="Cambria Math" w:eastAsia="Cambria Math" w:hAnsi="Cambria Math"/>
                <w:sz w:val="34"/>
                <w:szCs w:val="34"/>
              </w:rPr>
            </w:pPr>
            <m:oMath>
              <m:r>
                <m:t>α</m:t>
              </m:r>
              <m:r>
                <w:rPr>
                  <w:sz w:val="26"/>
                  <w:szCs w:val="26"/>
                </w:rPr>
                <m:t xml:space="preserve"> =</m:t>
              </m:r>
              <m:f>
                <m:fPr>
                  <m:ctrlPr>
                    <w:rPr/>
                  </m:ctrlPr>
                </m:fPr>
                <m:num>
                  <m:r>
                    <w:rPr>
                      <w:sz w:val="26"/>
                      <w:szCs w:val="26"/>
                    </w:rPr>
                    <m:t xml:space="preserve">C</m:t>
                  </m:r>
                  <m:r>
                    <w:rPr>
                      <w:vertAlign w:val="subscript"/>
                    </w:rPr>
                    <m:t xml:space="preserve">max</m:t>
                  </m:r>
                  <m:r>
                    <w:rPr/>
                    <m:t xml:space="preserve"> - C</m:t>
                  </m:r>
                  <m:r>
                    <w:rPr>
                      <w:vertAlign w:val="subscript"/>
                    </w:rPr>
                    <m:t xml:space="preserve">in</m:t>
                  </m:r>
                </m:num>
                <m:den>
                  <m:r>
                    <w:rPr/>
                    <m:t xml:space="preserve">ds,MAX</m:t>
                  </m:r>
                  <m:r>
                    <w:rPr>
                      <w:vertAlign w:val="subscript"/>
                    </w:rPr>
                    <m:t xml:space="preserve"> - d</m:t>
                  </m:r>
                  <m:r>
                    <w:rPr/>
                    <m:t xml:space="preserve">in</m:t>
                  </m:r>
                </m:den>
              </m:f>
            </m:oMath>
            <w:r w:rsidDel="00000000" w:rsidR="00000000" w:rsidRPr="00000000">
              <w:rPr>
                <w:rtl w:val="0"/>
              </w:rPr>
            </w:r>
          </w:p>
          <w:p w:rsidR="00000000" w:rsidDel="00000000" w:rsidP="00000000" w:rsidRDefault="00000000" w:rsidRPr="00000000" w14:paraId="00000033">
            <w:pPr>
              <w:pageBreakBefore w:val="0"/>
              <w:spacing w:after="240" w:before="240" w:lineRule="auto"/>
              <w:jc w:val="center"/>
              <w:rPr>
                <w:rFonts w:ascii="Cambria Math" w:cs="Cambria Math" w:eastAsia="Cambria Math" w:hAnsi="Cambria Math"/>
                <w:sz w:val="34"/>
                <w:szCs w:val="34"/>
              </w:rPr>
            </w:pPr>
            <m:oMath>
              <m:r>
                <m:t>β</m:t>
              </m:r>
              <m:r>
                <w:rPr/>
                <m:t xml:space="preserve"> = </m:t>
              </m:r>
              <m:f>
                <m:fPr>
                  <m:ctrlPr>
                    <w:rPr>
                      <w:vertAlign w:val="subscript"/>
                    </w:rPr>
                  </m:ctrlPr>
                </m:fPr>
                <m:num>
                  <m:r>
                    <w:rPr/>
                    <m:t xml:space="preserve">C</m:t>
                  </m:r>
                  <m:r>
                    <w:rPr>
                      <w:vertAlign w:val="subscript"/>
                    </w:rPr>
                    <m:t xml:space="preserve">max</m:t>
                  </m:r>
                  <m:r>
                    <w:rPr/>
                    <m:t xml:space="preserve"> - C</m:t>
                  </m:r>
                  <m:r>
                    <w:rPr>
                      <w:vertAlign w:val="subscript"/>
                    </w:rPr>
                    <m:t xml:space="preserve">in</m:t>
                  </m:r>
                </m:num>
                <m:den>
                  <m:r>
                    <w:rPr/>
                    <m:t xml:space="preserve">d</m:t>
                  </m:r>
                  <m:r>
                    <w:rPr>
                      <w:vertAlign w:val="subscript"/>
                    </w:rPr>
                    <m:t xml:space="preserve">s,SEN</m:t>
                  </m:r>
                  <m:r>
                    <w:rPr/>
                    <m:t xml:space="preserve"> - df</m:t>
                  </m:r>
                  <m:r>
                    <w:rPr>
                      <w:vertAlign w:val="subscript"/>
                    </w:rPr>
                    <m:t xml:space="preserve">in</m:t>
                  </m:r>
                </m:den>
              </m:f>
            </m:oMath>
            <w:r w:rsidDel="00000000" w:rsidR="00000000" w:rsidRPr="00000000">
              <w:rPr>
                <w:rtl w:val="0"/>
              </w:rPr>
            </w:r>
          </w:p>
        </w:tc>
        <w:tc>
          <w:tcPr>
            <w:shd w:fill="auto" w:val="clear"/>
            <w:tcMar>
              <w:top w:w="1.4400000000000002" w:type="dxa"/>
              <w:left w:w="1.4400000000000002" w:type="dxa"/>
              <w:bottom w:w="1.4400000000000002" w:type="dxa"/>
              <w:right w:w="1.4400000000000002" w:type="dxa"/>
            </w:tcMar>
            <w:vAlign w:val="center"/>
          </w:tcPr>
          <w:p w:rsidR="00000000" w:rsidDel="00000000" w:rsidP="00000000" w:rsidRDefault="00000000" w:rsidRPr="00000000" w14:paraId="00000034">
            <w:pPr>
              <w:pageBreakBefore w:val="0"/>
              <w:widowControl w:val="0"/>
              <w:spacing w:line="240" w:lineRule="auto"/>
              <w:jc w:val="center"/>
              <w:rPr/>
            </w:pPr>
            <w:r w:rsidDel="00000000" w:rsidR="00000000" w:rsidRPr="00000000">
              <w:rPr>
                <w:rtl w:val="0"/>
              </w:rPr>
              <w:t xml:space="preserve">(Eq. 2)</w:t>
            </w:r>
          </w:p>
          <w:p w:rsidR="00000000" w:rsidDel="00000000" w:rsidP="00000000" w:rsidRDefault="00000000" w:rsidRPr="00000000" w14:paraId="00000035">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36">
            <w:pPr>
              <w:pageBreakBefore w:val="0"/>
              <w:widowControl w:val="0"/>
              <w:spacing w:line="240" w:lineRule="auto"/>
              <w:jc w:val="center"/>
              <w:rPr/>
            </w:pPr>
            <w:r w:rsidDel="00000000" w:rsidR="00000000" w:rsidRPr="00000000">
              <w:rPr>
                <w:rtl w:val="0"/>
              </w:rPr>
              <w:t xml:space="preserve">(Eq. 3)</w:t>
            </w:r>
          </w:p>
        </w:tc>
      </w:tr>
    </w:tbl>
    <w:p w:rsidR="00000000" w:rsidDel="00000000" w:rsidP="00000000" w:rsidRDefault="00000000" w:rsidRPr="00000000" w14:paraId="00000037">
      <w:pPr>
        <w:pageBreakBefore w:val="0"/>
        <w:spacing w:after="240" w:before="240" w:lineRule="auto"/>
        <w:rPr/>
      </w:pPr>
      <m:oMath>
        <m:r>
          <w:rPr/>
          <m:t xml:space="preserve"> </m:t>
        </m:r>
      </m:oMath>
      <m:oMath/>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Table 1: value of crop parameters under optimal growing conditions for Maize.</w:t>
      </w:r>
    </w:p>
    <w:tbl>
      <w:tblPr>
        <w:tblStyle w:val="Table6"/>
        <w:tblW w:w="9460.253574328808" w:type="dxa"/>
        <w:jc w:val="left"/>
        <w:tblInd w:w="-108.0" w:type="dxa"/>
        <w:tblBorders>
          <w:top w:color="000000" w:space="0" w:sz="4" w:val="single"/>
          <w:bottom w:color="000000" w:space="0" w:sz="4" w:val="single"/>
        </w:tblBorders>
        <w:tblLayout w:type="fixed"/>
        <w:tblLook w:val="0600"/>
      </w:tblPr>
      <w:tblGrid>
        <w:gridCol w:w="810"/>
        <w:gridCol w:w="990"/>
        <w:gridCol w:w="957.0251556007688"/>
        <w:gridCol w:w="957.700543854545"/>
        <w:gridCol w:w="957.0251556007688"/>
        <w:gridCol w:w="957.700543854545"/>
        <w:gridCol w:w="957.700543854545"/>
        <w:gridCol w:w="957.700543854545"/>
        <w:gridCol w:w="957.700543854545"/>
        <w:gridCol w:w="957.700543854545"/>
        <w:tblGridChange w:id="0">
          <w:tblGrid>
            <w:gridCol w:w="810"/>
            <w:gridCol w:w="990"/>
            <w:gridCol w:w="957.0251556007688"/>
            <w:gridCol w:w="957.700543854545"/>
            <w:gridCol w:w="957.0251556007688"/>
            <w:gridCol w:w="957.700543854545"/>
            <w:gridCol w:w="957.700543854545"/>
            <w:gridCol w:w="957.700543854545"/>
            <w:gridCol w:w="957.700543854545"/>
            <w:gridCol w:w="957.700543854545"/>
          </w:tblGrid>
        </w:tblGridChange>
      </w:tblGrid>
      <w:tr>
        <w:trPr>
          <w:cantSplit w:val="0"/>
          <w:trHeight w:val="78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39">
            <w:pPr>
              <w:spacing w:before="240" w:lineRule="auto"/>
              <w:rPr>
                <w:sz w:val="20"/>
                <w:szCs w:val="20"/>
              </w:rPr>
            </w:pPr>
            <w:r w:rsidDel="00000000" w:rsidR="00000000" w:rsidRPr="00000000">
              <w:rPr>
                <w:sz w:val="20"/>
                <w:szCs w:val="20"/>
                <w:rtl w:val="0"/>
              </w:rPr>
              <w:t xml:space="preserve"> Crop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A">
            <w:pPr>
              <w:spacing w:before="240" w:lineRule="auto"/>
              <w:rPr>
                <w:sz w:val="20"/>
                <w:szCs w:val="20"/>
              </w:rPr>
            </w:pPr>
            <w:r w:rsidDel="00000000" w:rsidR="00000000" w:rsidRPr="00000000">
              <w:rPr>
                <w:sz w:val="20"/>
                <w:szCs w:val="20"/>
                <w:rtl w:val="0"/>
              </w:rPr>
              <w:t xml:space="preserve">Plant population (pl m-2) </w:t>
            </w:r>
          </w:p>
        </w:tc>
        <w:tc>
          <w:tcPr>
            <w:tcBorders>
              <w:top w:color="000000" w:space="0" w:sz="4" w:val="single"/>
              <w:bottom w:color="000000" w:space="0" w:sz="4" w:val="single"/>
            </w:tcBorders>
          </w:tcPr>
          <w:p w:rsidR="00000000" w:rsidDel="00000000" w:rsidP="00000000" w:rsidRDefault="00000000" w:rsidRPr="00000000" w14:paraId="0000003B">
            <w:pPr>
              <w:spacing w:before="240" w:lineRule="auto"/>
              <w:rPr>
                <w:sz w:val="20"/>
                <w:szCs w:val="20"/>
              </w:rPr>
            </w:pPr>
            <w:r w:rsidDel="00000000" w:rsidR="00000000" w:rsidRPr="00000000">
              <w:rPr>
                <w:sz w:val="20"/>
                <w:szCs w:val="20"/>
                <w:rtl w:val="0"/>
              </w:rPr>
              <w:t xml:space="preserve">C</w:t>
            </w:r>
            <w:r w:rsidDel="00000000" w:rsidR="00000000" w:rsidRPr="00000000">
              <w:rPr>
                <w:sz w:val="20"/>
                <w:szCs w:val="20"/>
                <w:vertAlign w:val="subscript"/>
                <w:rtl w:val="0"/>
              </w:rPr>
              <w:t xml:space="preserve">in</w:t>
            </w:r>
            <w:r w:rsidDel="00000000" w:rsidR="00000000" w:rsidRPr="00000000">
              <w:rPr>
                <w:sz w:val="20"/>
                <w:szCs w:val="20"/>
                <w:rtl w:val="0"/>
              </w:rPr>
              <w:t xml:space="preserve"> (%)</w:t>
            </w:r>
          </w:p>
        </w:tc>
        <w:tc>
          <w:tcPr>
            <w:tcBorders>
              <w:top w:color="000000" w:space="0" w:sz="4" w:val="single"/>
              <w:bottom w:color="000000" w:space="0" w:sz="4" w:val="single"/>
            </w:tcBorders>
          </w:tcPr>
          <w:p w:rsidR="00000000" w:rsidDel="00000000" w:rsidP="00000000" w:rsidRDefault="00000000" w:rsidRPr="00000000" w14:paraId="0000003C">
            <w:pPr>
              <w:spacing w:before="240" w:lineRule="auto"/>
              <w:rPr>
                <w:sz w:val="20"/>
                <w:szCs w:val="20"/>
              </w:rPr>
            </w:pPr>
            <w:r w:rsidDel="00000000" w:rsidR="00000000" w:rsidRPr="00000000">
              <w:rPr>
                <w:sz w:val="20"/>
                <w:szCs w:val="20"/>
                <w:rtl w:val="0"/>
              </w:rPr>
              <w:t xml:space="preserve"> C</w:t>
            </w:r>
            <w:r w:rsidDel="00000000" w:rsidR="00000000" w:rsidRPr="00000000">
              <w:rPr>
                <w:sz w:val="20"/>
                <w:szCs w:val="20"/>
                <w:vertAlign w:val="subscript"/>
                <w:rtl w:val="0"/>
              </w:rPr>
              <w:t xml:space="preserve">max </w:t>
            </w:r>
            <w:r w:rsidDel="00000000" w:rsidR="00000000" w:rsidRPr="00000000">
              <w:rPr>
                <w:sz w:val="20"/>
                <w:szCs w:val="20"/>
                <w:rtl w:val="0"/>
              </w:rPr>
              <w:t xml:space="preserve">(%)</w:t>
            </w:r>
          </w:p>
        </w:tc>
        <w:tc>
          <w:tcPr>
            <w:tcBorders>
              <w:top w:color="000000" w:space="0" w:sz="4" w:val="single"/>
              <w:bottom w:color="000000" w:space="0" w:sz="4" w:val="single"/>
            </w:tcBorders>
          </w:tcPr>
          <w:p w:rsidR="00000000" w:rsidDel="00000000" w:rsidP="00000000" w:rsidRDefault="00000000" w:rsidRPr="00000000" w14:paraId="0000003D">
            <w:pPr>
              <w:spacing w:before="240" w:lineRule="auto"/>
              <w:rPr>
                <w:sz w:val="20"/>
                <w:szCs w:val="20"/>
              </w:rPr>
            </w:pPr>
            <w:r w:rsidDel="00000000" w:rsidR="00000000" w:rsidRPr="00000000">
              <w:rPr>
                <w:rtl w:val="0"/>
              </w:rPr>
              <w:t xml:space="preserve">𝛼</w:t>
            </w:r>
            <w:r w:rsidDel="00000000" w:rsidR="00000000" w:rsidRPr="00000000">
              <w:rPr>
                <w:sz w:val="20"/>
                <w:szCs w:val="20"/>
                <w:vertAlign w:val="subscript"/>
                <w:rtl w:val="0"/>
              </w:rPr>
              <w:t xml:space="preserve"> </w:t>
            </w:r>
            <w:r w:rsidDel="00000000" w:rsidR="00000000" w:rsidRPr="00000000">
              <w:rPr>
                <w:sz w:val="20"/>
                <w:szCs w:val="20"/>
                <w:rtl w:val="0"/>
              </w:rPr>
              <w:t xml:space="preserve">(% d)</w:t>
            </w:r>
          </w:p>
        </w:tc>
        <w:tc>
          <w:tcPr>
            <w:tcBorders>
              <w:top w:color="000000" w:space="0" w:sz="4" w:val="single"/>
              <w:bottom w:color="000000" w:space="0" w:sz="4" w:val="single"/>
            </w:tcBorders>
          </w:tcPr>
          <w:p w:rsidR="00000000" w:rsidDel="00000000" w:rsidP="00000000" w:rsidRDefault="00000000" w:rsidRPr="00000000" w14:paraId="0000003E">
            <w:pPr>
              <w:spacing w:before="240" w:lineRule="auto"/>
              <w:rPr>
                <w:sz w:val="20"/>
                <w:szCs w:val="20"/>
              </w:rPr>
            </w:pPr>
            <w:r w:rsidDel="00000000" w:rsidR="00000000" w:rsidRPr="00000000">
              <w:rPr>
                <w:sz w:val="20"/>
                <w:szCs w:val="20"/>
                <w:rtl w:val="0"/>
              </w:rPr>
              <w:t xml:space="preserve"> </w:t>
            </w:r>
            <w:r w:rsidDel="00000000" w:rsidR="00000000" w:rsidRPr="00000000">
              <w:rPr>
                <w:rtl w:val="0"/>
              </w:rPr>
              <w:t xml:space="preserve">𝛽 </w:t>
            </w:r>
            <w:r w:rsidDel="00000000" w:rsidR="00000000" w:rsidRPr="00000000">
              <w:rPr>
                <w:sz w:val="20"/>
                <w:szCs w:val="20"/>
                <w:rtl w:val="0"/>
              </w:rPr>
              <w:t xml:space="preserve">(% d) </w:t>
            </w:r>
          </w:p>
        </w:tc>
        <w:tc>
          <w:tcPr>
            <w:tcBorders>
              <w:top w:color="000000" w:space="0" w:sz="4" w:val="single"/>
              <w:bottom w:color="000000" w:space="0" w:sz="4" w:val="single"/>
            </w:tcBorders>
          </w:tcPr>
          <w:p w:rsidR="00000000" w:rsidDel="00000000" w:rsidP="00000000" w:rsidRDefault="00000000" w:rsidRPr="00000000" w14:paraId="0000003F">
            <w:pPr>
              <w:pageBreakBefore w:val="0"/>
              <w:spacing w:before="240" w:lineRule="auto"/>
              <w:rPr>
                <w:sz w:val="20"/>
                <w:szCs w:val="20"/>
                <w:vertAlign w:val="subscript"/>
              </w:rPr>
            </w:pPr>
            <w:r w:rsidDel="00000000" w:rsidR="00000000" w:rsidRPr="00000000">
              <w:rPr>
                <w:sz w:val="20"/>
                <w:szCs w:val="20"/>
                <w:rtl w:val="0"/>
              </w:rPr>
              <w:t xml:space="preserve">d</w:t>
            </w:r>
            <w:r w:rsidDel="00000000" w:rsidR="00000000" w:rsidRPr="00000000">
              <w:rPr>
                <w:sz w:val="20"/>
                <w:szCs w:val="20"/>
                <w:vertAlign w:val="subscript"/>
                <w:rtl w:val="0"/>
              </w:rPr>
              <w:t xml:space="preserve">in</w:t>
            </w:r>
          </w:p>
        </w:tc>
        <w:tc>
          <w:tcPr>
            <w:tcBorders>
              <w:top w:color="000000" w:space="0" w:sz="4" w:val="single"/>
              <w:bottom w:color="000000" w:space="0" w:sz="4" w:val="single"/>
            </w:tcBorders>
          </w:tcPr>
          <w:p w:rsidR="00000000" w:rsidDel="00000000" w:rsidP="00000000" w:rsidRDefault="00000000" w:rsidRPr="00000000" w14:paraId="00000040">
            <w:pPr>
              <w:pageBreakBefore w:val="0"/>
              <w:spacing w:before="240" w:lineRule="auto"/>
              <w:rPr>
                <w:sz w:val="20"/>
                <w:szCs w:val="20"/>
                <w:vertAlign w:val="subscript"/>
              </w:rPr>
            </w:pPr>
            <w:r w:rsidDel="00000000" w:rsidR="00000000" w:rsidRPr="00000000">
              <w:rPr>
                <w:sz w:val="20"/>
                <w:szCs w:val="20"/>
                <w:rtl w:val="0"/>
              </w:rPr>
              <w:t xml:space="preserve">d</w:t>
            </w:r>
            <w:r w:rsidDel="00000000" w:rsidR="00000000" w:rsidRPr="00000000">
              <w:rPr>
                <w:sz w:val="20"/>
                <w:szCs w:val="20"/>
                <w:vertAlign w:val="subscript"/>
                <w:rtl w:val="0"/>
              </w:rPr>
              <w:t xml:space="preserve">fin</w:t>
            </w:r>
          </w:p>
        </w:tc>
        <w:tc>
          <w:tcPr>
            <w:tcBorders>
              <w:top w:color="000000" w:space="0" w:sz="4" w:val="single"/>
              <w:bottom w:color="000000" w:space="0" w:sz="4" w:val="single"/>
            </w:tcBorders>
          </w:tcPr>
          <w:p w:rsidR="00000000" w:rsidDel="00000000" w:rsidP="00000000" w:rsidRDefault="00000000" w:rsidRPr="00000000" w14:paraId="00000041">
            <w:pPr>
              <w:pageBreakBefore w:val="0"/>
              <w:spacing w:before="240" w:lineRule="auto"/>
              <w:rPr>
                <w:sz w:val="20"/>
                <w:szCs w:val="20"/>
                <w:vertAlign w:val="subscript"/>
              </w:rPr>
            </w:pPr>
            <w:r w:rsidDel="00000000" w:rsidR="00000000" w:rsidRPr="00000000">
              <w:rPr>
                <w:sz w:val="20"/>
                <w:szCs w:val="20"/>
                <w:rtl w:val="0"/>
              </w:rPr>
              <w:t xml:space="preserve">d</w:t>
            </w:r>
            <w:r w:rsidDel="00000000" w:rsidR="00000000" w:rsidRPr="00000000">
              <w:rPr>
                <w:sz w:val="20"/>
                <w:szCs w:val="20"/>
                <w:vertAlign w:val="subscript"/>
                <w:rtl w:val="0"/>
              </w:rPr>
              <w:t xml:space="preserve">S,MAX</w:t>
            </w:r>
          </w:p>
        </w:tc>
        <w:tc>
          <w:tcPr>
            <w:tcBorders>
              <w:top w:color="000000" w:space="0" w:sz="4" w:val="single"/>
              <w:bottom w:color="000000" w:space="0" w:sz="4" w:val="single"/>
            </w:tcBorders>
          </w:tcPr>
          <w:p w:rsidR="00000000" w:rsidDel="00000000" w:rsidP="00000000" w:rsidRDefault="00000000" w:rsidRPr="00000000" w14:paraId="00000042">
            <w:pPr>
              <w:pageBreakBefore w:val="0"/>
              <w:spacing w:before="240" w:lineRule="auto"/>
              <w:rPr>
                <w:sz w:val="20"/>
                <w:szCs w:val="20"/>
                <w:vertAlign w:val="subscript"/>
              </w:rPr>
            </w:pPr>
            <w:r w:rsidDel="00000000" w:rsidR="00000000" w:rsidRPr="00000000">
              <w:rPr>
                <w:sz w:val="20"/>
                <w:szCs w:val="20"/>
                <w:rtl w:val="0"/>
              </w:rPr>
              <w:t xml:space="preserve">d</w:t>
            </w:r>
            <w:r w:rsidDel="00000000" w:rsidR="00000000" w:rsidRPr="00000000">
              <w:rPr>
                <w:sz w:val="20"/>
                <w:szCs w:val="20"/>
                <w:vertAlign w:val="subscript"/>
                <w:rtl w:val="0"/>
              </w:rPr>
              <w:t xml:space="preserve">S,SEN</w:t>
            </w:r>
          </w:p>
        </w:tc>
      </w:tr>
      <w:tr>
        <w:trPr>
          <w:cantSplit w:val="0"/>
          <w:trHeight w:val="500"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043">
            <w:pPr>
              <w:spacing w:before="240" w:lineRule="auto"/>
              <w:rPr>
                <w:sz w:val="20"/>
                <w:szCs w:val="20"/>
              </w:rPr>
            </w:pPr>
            <w:r w:rsidDel="00000000" w:rsidR="00000000" w:rsidRPr="00000000">
              <w:rPr>
                <w:sz w:val="20"/>
                <w:szCs w:val="20"/>
                <w:rtl w:val="0"/>
              </w:rPr>
              <w:t xml:space="preserve"> Maize</w:t>
            </w:r>
          </w:p>
        </w:tc>
        <w:tc>
          <w:tcPr>
            <w:tcBorders>
              <w:top w:color="000000" w:space="0" w:sz="4" w:val="single"/>
              <w:left w:color="000000" w:space="0" w:sz="4" w:val="single"/>
            </w:tcBorders>
          </w:tcPr>
          <w:p w:rsidR="00000000" w:rsidDel="00000000" w:rsidP="00000000" w:rsidRDefault="00000000" w:rsidRPr="00000000" w14:paraId="00000044">
            <w:pPr>
              <w:spacing w:before="240" w:lineRule="auto"/>
              <w:rPr>
                <w:sz w:val="20"/>
                <w:szCs w:val="20"/>
              </w:rPr>
            </w:pPr>
            <w:r w:rsidDel="00000000" w:rsidR="00000000" w:rsidRPr="00000000">
              <w:rPr>
                <w:sz w:val="20"/>
                <w:szCs w:val="20"/>
                <w:rtl w:val="0"/>
              </w:rPr>
              <w:t xml:space="preserve"> 6</w:t>
            </w:r>
          </w:p>
        </w:tc>
        <w:tc>
          <w:tcPr>
            <w:tcBorders>
              <w:top w:color="000000" w:space="0" w:sz="4" w:val="single"/>
            </w:tcBorders>
          </w:tcPr>
          <w:p w:rsidR="00000000" w:rsidDel="00000000" w:rsidP="00000000" w:rsidRDefault="00000000" w:rsidRPr="00000000" w14:paraId="00000045">
            <w:pPr>
              <w:spacing w:before="240" w:lineRule="auto"/>
              <w:rPr>
                <w:sz w:val="20"/>
                <w:szCs w:val="20"/>
              </w:rPr>
            </w:pPr>
            <w:r w:rsidDel="00000000" w:rsidR="00000000" w:rsidRPr="00000000">
              <w:rPr>
                <w:sz w:val="20"/>
                <w:szCs w:val="20"/>
                <w:rtl w:val="0"/>
              </w:rPr>
              <w:t xml:space="preserve"> 0.39</w:t>
            </w:r>
          </w:p>
        </w:tc>
        <w:tc>
          <w:tcPr>
            <w:tcBorders>
              <w:top w:color="000000" w:space="0" w:sz="4" w:val="single"/>
            </w:tcBorders>
          </w:tcPr>
          <w:p w:rsidR="00000000" w:rsidDel="00000000" w:rsidP="00000000" w:rsidRDefault="00000000" w:rsidRPr="00000000" w14:paraId="00000046">
            <w:pPr>
              <w:spacing w:before="240" w:lineRule="auto"/>
              <w:rPr>
                <w:sz w:val="20"/>
                <w:szCs w:val="20"/>
              </w:rPr>
            </w:pPr>
            <w:r w:rsidDel="00000000" w:rsidR="00000000" w:rsidRPr="00000000">
              <w:rPr>
                <w:sz w:val="20"/>
                <w:szCs w:val="20"/>
                <w:rtl w:val="0"/>
              </w:rPr>
              <w:t xml:space="preserve">89 </w:t>
            </w:r>
          </w:p>
        </w:tc>
        <w:tc>
          <w:tcPr>
            <w:tcBorders>
              <w:top w:color="000000" w:space="0" w:sz="4" w:val="single"/>
            </w:tcBorders>
          </w:tcPr>
          <w:p w:rsidR="00000000" w:rsidDel="00000000" w:rsidP="00000000" w:rsidRDefault="00000000" w:rsidRPr="00000000" w14:paraId="00000047">
            <w:pPr>
              <w:spacing w:before="240" w:lineRule="auto"/>
              <w:rPr>
                <w:sz w:val="20"/>
                <w:szCs w:val="20"/>
              </w:rPr>
            </w:pPr>
            <w:r w:rsidDel="00000000" w:rsidR="00000000" w:rsidRPr="00000000">
              <w:rPr>
                <w:sz w:val="20"/>
                <w:szCs w:val="20"/>
                <w:rtl w:val="0"/>
              </w:rPr>
              <w:t xml:space="preserve">1.39 </w:t>
            </w:r>
          </w:p>
        </w:tc>
        <w:tc>
          <w:tcPr>
            <w:tcBorders>
              <w:top w:color="000000" w:space="0" w:sz="4" w:val="single"/>
            </w:tcBorders>
          </w:tcPr>
          <w:p w:rsidR="00000000" w:rsidDel="00000000" w:rsidP="00000000" w:rsidRDefault="00000000" w:rsidRPr="00000000" w14:paraId="00000048">
            <w:pPr>
              <w:spacing w:before="240" w:lineRule="auto"/>
              <w:rPr>
                <w:sz w:val="20"/>
                <w:szCs w:val="20"/>
              </w:rPr>
            </w:pPr>
            <w:r w:rsidDel="00000000" w:rsidR="00000000" w:rsidRPr="00000000">
              <w:rPr>
                <w:sz w:val="20"/>
                <w:szCs w:val="20"/>
                <w:rtl w:val="0"/>
              </w:rPr>
              <w:t xml:space="preserve">1.3 </w:t>
            </w:r>
          </w:p>
        </w:tc>
        <w:tc>
          <w:tcPr>
            <w:tcBorders>
              <w:top w:color="000000" w:space="0" w:sz="4" w:val="single"/>
            </w:tcBorders>
          </w:tcPr>
          <w:p w:rsidR="00000000" w:rsidDel="00000000" w:rsidP="00000000" w:rsidRDefault="00000000" w:rsidRPr="00000000" w14:paraId="00000049">
            <w:pPr>
              <w:pageBreakBefore w:val="0"/>
              <w:spacing w:before="240" w:lineRule="auto"/>
              <w:rPr>
                <w:sz w:val="20"/>
                <w:szCs w:val="20"/>
              </w:rPr>
            </w:pPr>
            <w:r w:rsidDel="00000000" w:rsidR="00000000" w:rsidRPr="00000000">
              <w:rPr>
                <w:sz w:val="20"/>
                <w:szCs w:val="20"/>
                <w:rtl w:val="0"/>
              </w:rPr>
              <w:t xml:space="preserve">7</w:t>
            </w:r>
          </w:p>
        </w:tc>
        <w:tc>
          <w:tcPr>
            <w:tcBorders>
              <w:top w:color="000000" w:space="0" w:sz="4" w:val="single"/>
            </w:tcBorders>
          </w:tcPr>
          <w:p w:rsidR="00000000" w:rsidDel="00000000" w:rsidP="00000000" w:rsidRDefault="00000000" w:rsidRPr="00000000" w14:paraId="0000004A">
            <w:pPr>
              <w:pageBreakBefore w:val="0"/>
              <w:spacing w:before="240" w:lineRule="auto"/>
              <w:rPr>
                <w:sz w:val="20"/>
                <w:szCs w:val="20"/>
              </w:rPr>
            </w:pPr>
            <w:r w:rsidDel="00000000" w:rsidR="00000000" w:rsidRPr="00000000">
              <w:rPr>
                <w:sz w:val="20"/>
                <w:szCs w:val="20"/>
                <w:rtl w:val="0"/>
              </w:rPr>
              <w:t xml:space="preserve">120</w:t>
            </w:r>
          </w:p>
        </w:tc>
        <w:tc>
          <w:tcPr>
            <w:tcBorders>
              <w:top w:color="000000" w:space="0" w:sz="4" w:val="single"/>
            </w:tcBorders>
          </w:tcPr>
          <w:p w:rsidR="00000000" w:rsidDel="00000000" w:rsidP="00000000" w:rsidRDefault="00000000" w:rsidRPr="00000000" w14:paraId="0000004B">
            <w:pPr>
              <w:pageBreakBefore w:val="0"/>
              <w:spacing w:before="240" w:lineRule="auto"/>
              <w:rPr>
                <w:sz w:val="20"/>
                <w:szCs w:val="20"/>
              </w:rPr>
            </w:pPr>
            <w:r w:rsidDel="00000000" w:rsidR="00000000" w:rsidRPr="00000000">
              <w:rPr>
                <w:sz w:val="20"/>
                <w:szCs w:val="20"/>
                <w:rtl w:val="0"/>
              </w:rPr>
              <w:t xml:space="preserve">55</w:t>
            </w:r>
          </w:p>
        </w:tc>
        <w:tc>
          <w:tcPr>
            <w:tcBorders>
              <w:top w:color="000000" w:space="0" w:sz="4" w:val="single"/>
            </w:tcBorders>
          </w:tcPr>
          <w:p w:rsidR="00000000" w:rsidDel="00000000" w:rsidP="00000000" w:rsidRDefault="00000000" w:rsidRPr="00000000" w14:paraId="0000004C">
            <w:pPr>
              <w:pageBreakBefore w:val="0"/>
              <w:spacing w:before="240" w:lineRule="auto"/>
              <w:rPr>
                <w:sz w:val="20"/>
                <w:szCs w:val="20"/>
              </w:rPr>
            </w:pPr>
            <w:r w:rsidDel="00000000" w:rsidR="00000000" w:rsidRPr="00000000">
              <w:rPr>
                <w:sz w:val="20"/>
                <w:szCs w:val="20"/>
                <w:rtl w:val="0"/>
              </w:rPr>
              <w:t xml:space="preserve">82</w:t>
            </w:r>
          </w:p>
        </w:tc>
      </w:tr>
      <w:tr>
        <w:trPr>
          <w:cantSplit w:val="0"/>
          <w:trHeight w:val="500"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04D">
            <w:pPr>
              <w:spacing w:before="240" w:lineRule="auto"/>
              <w:rPr>
                <w:sz w:val="20"/>
                <w:szCs w:val="20"/>
              </w:rPr>
            </w:pPr>
            <w:r w:rsidDel="00000000" w:rsidR="00000000" w:rsidRPr="00000000">
              <w:rPr>
                <w:sz w:val="20"/>
                <w:szCs w:val="20"/>
                <w:rtl w:val="0"/>
              </w:rPr>
              <w:t xml:space="preserve"> Maize</w:t>
            </w:r>
          </w:p>
        </w:tc>
        <w:tc>
          <w:tcPr>
            <w:tcBorders>
              <w:left w:color="000000" w:space="0" w:sz="4" w:val="single"/>
            </w:tcBorders>
          </w:tcPr>
          <w:p w:rsidR="00000000" w:rsidDel="00000000" w:rsidP="00000000" w:rsidRDefault="00000000" w:rsidRPr="00000000" w14:paraId="0000004E">
            <w:pPr>
              <w:spacing w:before="240" w:lineRule="auto"/>
              <w:rPr>
                <w:sz w:val="20"/>
                <w:szCs w:val="20"/>
              </w:rPr>
            </w:pPr>
            <w:r w:rsidDel="00000000" w:rsidR="00000000" w:rsidRPr="00000000">
              <w:rPr>
                <w:sz w:val="20"/>
                <w:szCs w:val="20"/>
                <w:rtl w:val="0"/>
              </w:rPr>
              <w:t xml:space="preserve"> 8</w:t>
            </w:r>
          </w:p>
        </w:tc>
        <w:tc>
          <w:tcPr/>
          <w:p w:rsidR="00000000" w:rsidDel="00000000" w:rsidP="00000000" w:rsidRDefault="00000000" w:rsidRPr="00000000" w14:paraId="0000004F">
            <w:pPr>
              <w:spacing w:before="240" w:lineRule="auto"/>
              <w:rPr>
                <w:sz w:val="20"/>
                <w:szCs w:val="20"/>
              </w:rPr>
            </w:pPr>
            <w:r w:rsidDel="00000000" w:rsidR="00000000" w:rsidRPr="00000000">
              <w:rPr>
                <w:sz w:val="20"/>
                <w:szCs w:val="20"/>
                <w:rtl w:val="0"/>
              </w:rPr>
              <w:t xml:space="preserve"> 0.52</w:t>
            </w:r>
          </w:p>
        </w:tc>
        <w:tc>
          <w:tcPr/>
          <w:p w:rsidR="00000000" w:rsidDel="00000000" w:rsidP="00000000" w:rsidRDefault="00000000" w:rsidRPr="00000000" w14:paraId="00000050">
            <w:pPr>
              <w:spacing w:before="240" w:lineRule="auto"/>
              <w:rPr>
                <w:sz w:val="20"/>
                <w:szCs w:val="20"/>
              </w:rPr>
            </w:pPr>
            <w:r w:rsidDel="00000000" w:rsidR="00000000" w:rsidRPr="00000000">
              <w:rPr>
                <w:sz w:val="20"/>
                <w:szCs w:val="20"/>
                <w:rtl w:val="0"/>
              </w:rPr>
              <w:t xml:space="preserve">99</w:t>
            </w:r>
          </w:p>
        </w:tc>
        <w:tc>
          <w:tcPr/>
          <w:p w:rsidR="00000000" w:rsidDel="00000000" w:rsidP="00000000" w:rsidRDefault="00000000" w:rsidRPr="00000000" w14:paraId="00000051">
            <w:pPr>
              <w:spacing w:before="240" w:lineRule="auto"/>
              <w:rPr>
                <w:sz w:val="20"/>
                <w:szCs w:val="20"/>
              </w:rPr>
            </w:pPr>
            <w:r w:rsidDel="00000000" w:rsidR="00000000" w:rsidRPr="00000000">
              <w:rPr>
                <w:sz w:val="20"/>
                <w:szCs w:val="20"/>
                <w:rtl w:val="0"/>
              </w:rPr>
              <w:t xml:space="preserve">1.37</w:t>
            </w:r>
          </w:p>
        </w:tc>
        <w:tc>
          <w:tcPr/>
          <w:p w:rsidR="00000000" w:rsidDel="00000000" w:rsidP="00000000" w:rsidRDefault="00000000" w:rsidRPr="00000000" w14:paraId="00000052">
            <w:pPr>
              <w:spacing w:before="240" w:lineRule="auto"/>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053">
            <w:pPr>
              <w:pageBreakBefore w:val="0"/>
              <w:spacing w:before="240" w:lineRule="auto"/>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054">
            <w:pPr>
              <w:pageBreakBefore w:val="0"/>
              <w:spacing w:before="240" w:lineRule="auto"/>
              <w:rPr>
                <w:sz w:val="20"/>
                <w:szCs w:val="20"/>
              </w:rPr>
            </w:pPr>
            <w:r w:rsidDel="00000000" w:rsidR="00000000" w:rsidRPr="00000000">
              <w:rPr>
                <w:sz w:val="20"/>
                <w:szCs w:val="20"/>
                <w:rtl w:val="0"/>
              </w:rPr>
              <w:t xml:space="preserve">120</w:t>
            </w:r>
          </w:p>
        </w:tc>
        <w:tc>
          <w:tcPr/>
          <w:p w:rsidR="00000000" w:rsidDel="00000000" w:rsidP="00000000" w:rsidRDefault="00000000" w:rsidRPr="00000000" w14:paraId="00000055">
            <w:pPr>
              <w:pageBreakBefore w:val="0"/>
              <w:spacing w:before="240" w:lineRule="auto"/>
              <w:rPr>
                <w:sz w:val="20"/>
                <w:szCs w:val="20"/>
              </w:rPr>
            </w:pPr>
            <w:r w:rsidDel="00000000" w:rsidR="00000000" w:rsidRPr="00000000">
              <w:rPr>
                <w:sz w:val="20"/>
                <w:szCs w:val="20"/>
                <w:rtl w:val="0"/>
              </w:rPr>
              <w:t xml:space="preserve">49</w:t>
            </w:r>
          </w:p>
        </w:tc>
        <w:tc>
          <w:tcPr/>
          <w:p w:rsidR="00000000" w:rsidDel="00000000" w:rsidP="00000000" w:rsidRDefault="00000000" w:rsidRPr="00000000" w14:paraId="00000056">
            <w:pPr>
              <w:pageBreakBefore w:val="0"/>
              <w:spacing w:before="240" w:lineRule="auto"/>
              <w:rPr>
                <w:sz w:val="20"/>
                <w:szCs w:val="20"/>
              </w:rPr>
            </w:pPr>
            <w:r w:rsidDel="00000000" w:rsidR="00000000" w:rsidRPr="00000000">
              <w:rPr>
                <w:sz w:val="20"/>
                <w:szCs w:val="20"/>
                <w:rtl w:val="0"/>
              </w:rPr>
              <w:t xml:space="preserve">79</w:t>
            </w:r>
          </w:p>
        </w:tc>
      </w:tr>
    </w:tbl>
    <w:p w:rsidR="00000000" w:rsidDel="00000000" w:rsidP="00000000" w:rsidRDefault="00000000" w:rsidRPr="00000000" w14:paraId="00000057">
      <w:pPr>
        <w:spacing w:after="240" w:before="240" w:lineRule="auto"/>
        <w:rPr/>
      </w:pPr>
      <w:r w:rsidDel="00000000" w:rsidR="00000000" w:rsidRPr="00000000">
        <w:rPr>
          <w:rtl w:val="0"/>
        </w:rPr>
        <w:t xml:space="preserve"> </w:t>
      </w:r>
    </w:p>
    <w:p w:rsidR="00000000" w:rsidDel="00000000" w:rsidP="00000000" w:rsidRDefault="00000000" w:rsidRPr="00000000" w14:paraId="00000058">
      <w:pPr>
        <w:pStyle w:val="Heading2"/>
        <w:numPr>
          <w:ilvl w:val="1"/>
          <w:numId w:val="1"/>
        </w:numPr>
        <w:ind w:left="720" w:hanging="360"/>
        <w:rPr/>
      </w:pPr>
      <w:r w:rsidDel="00000000" w:rsidR="00000000" w:rsidRPr="00000000">
        <w:rPr>
          <w:rtl w:val="0"/>
        </w:rPr>
        <w:t xml:space="preserve">Radiation use efficiency</w:t>
      </w:r>
    </w:p>
    <w:p w:rsidR="00000000" w:rsidDel="00000000" w:rsidP="00000000" w:rsidRDefault="00000000" w:rsidRPr="00000000" w14:paraId="00000059">
      <w:pPr>
        <w:rPr/>
      </w:pPr>
      <w:r w:rsidDel="00000000" w:rsidR="00000000" w:rsidRPr="00000000">
        <w:rPr>
          <w:rtl w:val="0"/>
        </w:rPr>
        <w:t xml:space="preserve">The efficiency in which PAR is transformed into b is called radiation use</w:t>
      </w:r>
      <w:del w:author="Jerónimo Fotinós" w:id="0" w:date="2025-06-13T17:31:23Z">
        <w:r w:rsidDel="00000000" w:rsidR="00000000" w:rsidRPr="00000000">
          <w:rPr>
            <w:rtl w:val="0"/>
          </w:rPr>
          <w:delText xml:space="preserve">d</w:delText>
        </w:r>
      </w:del>
      <w:r w:rsidDel="00000000" w:rsidR="00000000" w:rsidRPr="00000000">
        <w:rPr>
          <w:rtl w:val="0"/>
        </w:rPr>
        <w:t xml:space="preserve"> efficiency (EUR g MJ m</w:t>
      </w:r>
      <w:r w:rsidDel="00000000" w:rsidR="00000000" w:rsidRPr="00000000">
        <w:rPr>
          <w:vertAlign w:val="superscript"/>
          <w:rtl w:val="0"/>
        </w:rPr>
        <w:t xml:space="preserve">2</w:t>
      </w:r>
      <w:r w:rsidDel="00000000" w:rsidR="00000000" w:rsidRPr="00000000">
        <w:rPr>
          <w:rtl w:val="0"/>
        </w:rPr>
        <w:t xml:space="preserve">). This parameter depends on the crop specie and is affected by temperature and water.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EUR</w:t>
      </w:r>
      <w:r w:rsidDel="00000000" w:rsidR="00000000" w:rsidRPr="00000000">
        <w:rPr>
          <w:vertAlign w:val="subscript"/>
          <w:rtl w:val="0"/>
        </w:rPr>
        <w:t xml:space="preserve">Act</w:t>
      </w:r>
      <w:r w:rsidDel="00000000" w:rsidR="00000000" w:rsidRPr="00000000">
        <w:rPr>
          <w:rtl w:val="0"/>
        </w:rPr>
        <w:t xml:space="preserve"> expressed in g MJ m</w:t>
      </w:r>
      <w:r w:rsidDel="00000000" w:rsidR="00000000" w:rsidRPr="00000000">
        <w:rPr>
          <w:vertAlign w:val="superscript"/>
          <w:rtl w:val="0"/>
        </w:rPr>
        <w:t xml:space="preserve">2</w:t>
      </w:r>
      <w:r w:rsidDel="00000000" w:rsidR="00000000" w:rsidRPr="00000000">
        <w:rPr>
          <w:rtl w:val="0"/>
        </w:rPr>
        <w:t xml:space="preserve"> results from the following equation:</w:t>
      </w:r>
    </w:p>
    <w:p w:rsidR="00000000" w:rsidDel="00000000" w:rsidP="00000000" w:rsidRDefault="00000000" w:rsidRPr="00000000" w14:paraId="0000005C">
      <w:pPr>
        <w:spacing w:after="240" w:before="240" w:lineRule="auto"/>
        <w:jc w:val="right"/>
        <w:rPr/>
      </w:pPr>
      <w:r w:rsidDel="00000000" w:rsidR="00000000" w:rsidRPr="00000000">
        <w:rPr>
          <w:rtl w:val="0"/>
        </w:rPr>
        <w:t xml:space="preserve">EUR</w:t>
      </w:r>
      <w:r w:rsidDel="00000000" w:rsidR="00000000" w:rsidRPr="00000000">
        <w:rPr>
          <w:vertAlign w:val="subscript"/>
          <w:rtl w:val="0"/>
        </w:rPr>
        <w:t xml:space="preserve">Act</w:t>
      </w:r>
      <w:r w:rsidDel="00000000" w:rsidR="00000000" w:rsidRPr="00000000">
        <w:rPr>
          <w:rtl w:val="0"/>
        </w:rPr>
        <w:t xml:space="preserve"> =  EUR</w:t>
      </w:r>
      <w:r w:rsidDel="00000000" w:rsidR="00000000" w:rsidRPr="00000000">
        <w:rPr>
          <w:vertAlign w:val="subscript"/>
          <w:rtl w:val="0"/>
        </w:rPr>
        <w:t xml:space="preserve">Pot</w:t>
      </w:r>
      <w:r w:rsidDel="00000000" w:rsidR="00000000" w:rsidRPr="00000000">
        <w:rPr>
          <w:rtl w:val="0"/>
        </w:rPr>
        <w:t xml:space="preserve"> * T°EUR * CEHR            </w:t>
        <w:tab/>
        <w:tab/>
        <w:t xml:space="preserve">         </w:t>
        <w:tab/>
        <w:t xml:space="preserve">(Eq.5)</w:t>
      </w:r>
    </w:p>
    <w:p w:rsidR="00000000" w:rsidDel="00000000" w:rsidP="00000000" w:rsidRDefault="00000000" w:rsidRPr="00000000" w14:paraId="0000005D">
      <w:pPr>
        <w:spacing w:after="240" w:before="240" w:lineRule="auto"/>
        <w:rPr/>
      </w:pPr>
      <w:r w:rsidDel="00000000" w:rsidR="00000000" w:rsidRPr="00000000">
        <w:rPr>
          <w:rtl w:val="0"/>
        </w:rPr>
        <w:t xml:space="preserve">The potential radiation use efficiency (EUR</w:t>
      </w:r>
      <w:r w:rsidDel="00000000" w:rsidR="00000000" w:rsidRPr="00000000">
        <w:rPr>
          <w:vertAlign w:val="subscript"/>
          <w:rtl w:val="0"/>
        </w:rPr>
        <w:t xml:space="preserve">Pot.</w:t>
      </w:r>
      <w:r w:rsidDel="00000000" w:rsidR="00000000" w:rsidRPr="00000000">
        <w:rPr>
          <w:rtl w:val="0"/>
        </w:rPr>
        <w:t xml:space="preserve">) is an input Cultivo value</w:t>
      </w:r>
      <w:ins w:author="Jerónimo Fotinós" w:id="1" w:date="2025-06-13T17:32:18Z">
        <w:r w:rsidDel="00000000" w:rsidR="00000000" w:rsidRPr="00000000">
          <w:rPr>
            <w:rtl w:val="0"/>
          </w:rPr>
          <w:t xml:space="preserve">,</w:t>
        </w:r>
      </w:ins>
      <w:r w:rsidDel="00000000" w:rsidR="00000000" w:rsidRPr="00000000">
        <w:rPr>
          <w:rtl w:val="0"/>
        </w:rPr>
        <w:t xml:space="preserve"> as </w:t>
      </w:r>
      <w:ins w:author="Jerónimo Fotinós" w:id="2" w:date="2025-06-06T19:23:19Z">
        <w:r w:rsidDel="00000000" w:rsidR="00000000" w:rsidRPr="00000000">
          <w:rPr>
            <w:rtl w:val="0"/>
          </w:rPr>
          <w:t xml:space="preserve">it</w:t>
        </w:r>
      </w:ins>
      <w:del w:author="Jerónimo Fotinós" w:id="2" w:date="2025-06-06T19:23:19Z">
        <w:r w:rsidDel="00000000" w:rsidR="00000000" w:rsidRPr="00000000">
          <w:rPr>
            <w:rtl w:val="0"/>
          </w:rPr>
          <w:delText xml:space="preserve">it´s</w:delText>
        </w:r>
      </w:del>
      <w:r w:rsidDel="00000000" w:rsidR="00000000" w:rsidRPr="00000000">
        <w:rPr>
          <w:rtl w:val="0"/>
        </w:rPr>
        <w:t xml:space="preserve"> depends on the crop specie that </w:t>
      </w:r>
      <w:ins w:author="Jerónimo Fotinós" w:id="3" w:date="2025-06-06T19:23:26Z">
        <w:r w:rsidDel="00000000" w:rsidR="00000000" w:rsidRPr="00000000">
          <w:rPr>
            <w:rtl w:val="0"/>
          </w:rPr>
          <w:t xml:space="preserve">is</w:t>
        </w:r>
      </w:ins>
      <w:del w:author="Jerónimo Fotinós" w:id="3" w:date="2025-06-06T19:23:26Z">
        <w:r w:rsidDel="00000000" w:rsidR="00000000" w:rsidRPr="00000000">
          <w:rPr>
            <w:rtl w:val="0"/>
          </w:rPr>
          <w:delText xml:space="preserve">it´s</w:delText>
        </w:r>
      </w:del>
      <w:r w:rsidDel="00000000" w:rsidR="00000000" w:rsidRPr="00000000">
        <w:rPr>
          <w:rtl w:val="0"/>
        </w:rPr>
        <w:t xml:space="preserve"> being simulated. This value, </w:t>
      </w:r>
      <w:ins w:author="Jerónimo Fotinós" w:id="4" w:date="2025-06-06T19:23:34Z">
        <w:r w:rsidDel="00000000" w:rsidR="00000000" w:rsidRPr="00000000">
          <w:rPr>
            <w:rtl w:val="0"/>
          </w:rPr>
          <w:t xml:space="preserve">is also</w:t>
        </w:r>
      </w:ins>
      <w:del w:author="Jerónimo Fotinós" w:id="4" w:date="2025-06-06T19:23:34Z">
        <w:r w:rsidDel="00000000" w:rsidR="00000000" w:rsidRPr="00000000">
          <w:rPr>
            <w:rtl w:val="0"/>
          </w:rPr>
          <w:delText xml:space="preserve">also is</w:delText>
        </w:r>
      </w:del>
      <w:r w:rsidDel="00000000" w:rsidR="00000000" w:rsidRPr="00000000">
        <w:rPr>
          <w:rtl w:val="0"/>
        </w:rPr>
        <w:t xml:space="preserve"> affected by the daily mean temperature (T°EUR) and the amount of water (CEHR). Under optimal conditions for crop growth only temperature effects are considered</w:t>
      </w:r>
      <w:ins w:author="Jerónimo Fotinós" w:id="5" w:date="2025-06-13T17:33:07Z">
        <w:r w:rsidDel="00000000" w:rsidR="00000000" w:rsidRPr="00000000">
          <w:rPr>
            <w:rtl w:val="0"/>
          </w:rPr>
          <w:t xml:space="preserve">,</w:t>
        </w:r>
      </w:ins>
      <w:r w:rsidDel="00000000" w:rsidR="00000000" w:rsidRPr="00000000">
        <w:rPr>
          <w:rtl w:val="0"/>
        </w:rPr>
        <w:t xml:space="preserve"> assuming a value for CEHR of 1. </w:t>
      </w:r>
    </w:p>
    <w:p w:rsidR="00000000" w:rsidDel="00000000" w:rsidP="00000000" w:rsidRDefault="00000000" w:rsidRPr="00000000" w14:paraId="0000005E">
      <w:pPr>
        <w:spacing w:after="240" w:before="240" w:lineRule="auto"/>
        <w:rPr/>
      </w:pPr>
      <w:r w:rsidDel="00000000" w:rsidR="00000000" w:rsidRPr="00000000">
        <w:rPr>
          <w:rtl w:val="0"/>
        </w:rPr>
        <w:t xml:space="preserve">The relationship with temperature, as seen in Figure 4, responds to an optimum (2 to 3 in Fig.4) in which the EUR </w:t>
      </w:r>
      <w:ins w:author="Jerónimo Fotinós" w:id="6" w:date="2025-06-06T19:24:55Z">
        <w:r w:rsidDel="00000000" w:rsidR="00000000" w:rsidRPr="00000000">
          <w:rPr>
            <w:rtl w:val="0"/>
          </w:rPr>
          <w:t xml:space="preserve">is</w:t>
        </w:r>
      </w:ins>
      <w:del w:author="Jerónimo Fotinós" w:id="6" w:date="2025-06-06T19:24:55Z">
        <w:r w:rsidDel="00000000" w:rsidR="00000000" w:rsidRPr="00000000">
          <w:rPr>
            <w:rtl w:val="0"/>
          </w:rPr>
          <w:delText xml:space="preserve">its</w:delText>
        </w:r>
      </w:del>
      <w:r w:rsidDel="00000000" w:rsidR="00000000" w:rsidRPr="00000000">
        <w:rPr>
          <w:rtl w:val="0"/>
        </w:rPr>
        <w:t xml:space="preserve"> maximum and beyond those limits it's being affected till it reaches the critical upper and lower points (T°base EUR 1 and 4 respectively) in which the coefficient </w:t>
      </w:r>
      <w:ins w:author="Jerónimo Fotinós" w:id="7" w:date="2025-06-06T19:25:34Z">
        <w:r w:rsidDel="00000000" w:rsidR="00000000" w:rsidRPr="00000000">
          <w:rPr>
            <w:rtl w:val="0"/>
          </w:rPr>
          <w:t xml:space="preserve">becomes</w:t>
        </w:r>
      </w:ins>
      <w:del w:author="Jerónimo Fotinós" w:id="7" w:date="2025-06-06T19:25:34Z">
        <w:r w:rsidDel="00000000" w:rsidR="00000000" w:rsidRPr="00000000">
          <w:rPr>
            <w:rtl w:val="0"/>
          </w:rPr>
          <w:delText xml:space="preserve">became</w:delText>
        </w:r>
      </w:del>
      <w:r w:rsidDel="00000000" w:rsidR="00000000" w:rsidRPr="00000000">
        <w:rPr>
          <w:rtl w:val="0"/>
        </w:rPr>
        <w:t xml:space="preserve"> </w:t>
      </w:r>
      <w:ins w:author="Jerónimo Fotinós" w:id="8" w:date="2025-06-06T19:25:38Z">
        <w:r w:rsidDel="00000000" w:rsidR="00000000" w:rsidRPr="00000000">
          <w:rPr>
            <w:rtl w:val="0"/>
            <w:rPrChange w:author="Jerónimo Fotinós" w:id="9" w:date="2025-06-06T19:25:38Z">
              <w:rPr/>
            </w:rPrChange>
          </w:rPr>
          <w:t xml:space="preserve">zero</w:t>
        </w:r>
      </w:ins>
      <w:del w:author="Jerónimo Fotinós" w:id="8" w:date="2025-06-06T19:25:38Z">
        <w:r w:rsidDel="00000000" w:rsidR="00000000" w:rsidRPr="00000000">
          <w:rPr>
            <w:rtl w:val="0"/>
            <w:rPrChange w:author="Jerónimo Fotinós" w:id="9" w:date="2025-06-06T19:25:38Z">
              <w:rPr/>
            </w:rPrChange>
          </w:rPr>
          <w:delText xml:space="preserve">cero</w:delText>
        </w:r>
      </w:del>
      <w:r w:rsidDel="00000000" w:rsidR="00000000" w:rsidRPr="00000000">
        <w:rPr>
          <w:rtl w:val="0"/>
        </w:rPr>
        <w:t xml:space="preserve"> and the efficiency </w:t>
      </w:r>
      <w:ins w:author="Jerónimo Fotinós" w:id="10" w:date="2025-06-06T19:25:51Z">
        <w:r w:rsidDel="00000000" w:rsidR="00000000" w:rsidRPr="00000000">
          <w:rPr>
            <w:rtl w:val="0"/>
          </w:rPr>
          <w:t xml:space="preserve">is</w:t>
        </w:r>
      </w:ins>
      <w:del w:author="Jerónimo Fotinós" w:id="10" w:date="2025-06-06T19:25:51Z">
        <w:r w:rsidDel="00000000" w:rsidR="00000000" w:rsidRPr="00000000">
          <w:rPr>
            <w:rtl w:val="0"/>
          </w:rPr>
          <w:delText xml:space="preserve">it´s</w:delText>
        </w:r>
      </w:del>
      <w:r w:rsidDel="00000000" w:rsidR="00000000" w:rsidRPr="00000000">
        <w:rPr>
          <w:rtl w:val="0"/>
        </w:rPr>
        <w:t xml:space="preserve"> null. Those values for some crops are </w:t>
      </w:r>
      <w:ins w:author="Jerónimo Fotinós" w:id="11" w:date="2025-06-06T19:26:01Z">
        <w:r w:rsidDel="00000000" w:rsidR="00000000" w:rsidRPr="00000000">
          <w:rPr>
            <w:rtl w:val="0"/>
            <w:rPrChange w:author="Jerónimo Fotinós" w:id="12" w:date="2025-06-06T19:26:01Z">
              <w:rPr/>
            </w:rPrChange>
          </w:rPr>
          <w:t xml:space="preserve">included</w:t>
        </w:r>
      </w:ins>
      <w:del w:author="Jerónimo Fotinós" w:id="11" w:date="2025-06-06T19:26:01Z">
        <w:r w:rsidDel="00000000" w:rsidR="00000000" w:rsidRPr="00000000">
          <w:rPr>
            <w:rtl w:val="0"/>
            <w:rPrChange w:author="Jerónimo Fotinós" w:id="12" w:date="2025-06-06T19:26:01Z">
              <w:rPr/>
            </w:rPrChange>
          </w:rPr>
          <w:delText xml:space="preserve">include</w:delText>
        </w:r>
      </w:del>
      <w:r w:rsidDel="00000000" w:rsidR="00000000" w:rsidRPr="00000000">
        <w:rPr>
          <w:rtl w:val="0"/>
        </w:rPr>
        <w:t xml:space="preserve"> in Table 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774700</wp:posOffset>
                </wp:positionV>
                <wp:extent cx="5770880" cy="2094416"/>
                <wp:effectExtent b="0" l="0" r="0" t="0"/>
                <wp:wrapTopAndBottom distB="0" distT="0"/>
                <wp:docPr id="6" name=""/>
                <a:graphic>
                  <a:graphicData uri="http://schemas.microsoft.com/office/word/2010/wordprocessingGroup">
                    <wpg:wgp>
                      <wpg:cNvGrpSpPr/>
                      <wpg:grpSpPr>
                        <a:xfrm>
                          <a:off x="2278825" y="2678875"/>
                          <a:ext cx="5770880" cy="2094416"/>
                          <a:chOff x="2278825" y="2678875"/>
                          <a:chExt cx="6092025" cy="2202275"/>
                        </a:xfrm>
                      </wpg:grpSpPr>
                      <wpg:grpSp>
                        <wpg:cNvGrpSpPr/>
                        <wpg:grpSpPr>
                          <a:xfrm>
                            <a:off x="2278835" y="2678885"/>
                            <a:ext cx="5770937" cy="2202250"/>
                            <a:chOff x="0" y="0"/>
                            <a:chExt cx="5771514" cy="2202470"/>
                          </a:xfrm>
                        </wpg:grpSpPr>
                        <wps:wsp>
                          <wps:cNvSpPr/>
                          <wps:cNvPr id="3" name="Shape 3"/>
                          <wps:spPr>
                            <a:xfrm>
                              <a:off x="0" y="0"/>
                              <a:ext cx="5771500" cy="220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838568"/>
                              <a:ext cx="5771514" cy="36390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4.</w:t>
                                </w:r>
                                <w:r w:rsidDel="00000000" w:rsidR="00000000" w:rsidRPr="00000000">
                                  <w:rPr>
                                    <w:rFonts w:ascii="Arial" w:cs="Arial" w:eastAsia="Arial" w:hAnsi="Arial"/>
                                    <w:b w:val="0"/>
                                    <w:i w:val="0"/>
                                    <w:smallCaps w:val="0"/>
                                    <w:strike w:val="0"/>
                                    <w:color w:val="000000"/>
                                    <w:sz w:val="18"/>
                                    <w:vertAlign w:val="baseline"/>
                                  </w:rPr>
                                  <w:t xml:space="preserve"> Effect of the mean daily temperature on EUR. Points 1 and 4 indicated the critical upper and lower points. 2 and 3 the range of optimum temperature in which EUR is maximum.    </w:t>
                                </w:r>
                              </w:p>
                            </w:txbxContent>
                          </wps:txbx>
                          <wps:bodyPr anchorCtr="0" anchor="t" bIns="45700" lIns="91425" spcFirstLastPara="1" rIns="91425" wrap="square" tIns="45700">
                            <a:noAutofit/>
                          </wps:bodyPr>
                        </wps:wsp>
                        <pic:pic>
                          <pic:nvPicPr>
                            <pic:cNvPr id="18" name="Shape 18"/>
                            <pic:cNvPicPr preferRelativeResize="0"/>
                          </pic:nvPicPr>
                          <pic:blipFill rotWithShape="1">
                            <a:blip r:embed="rId12">
                              <a:alphaModFix/>
                            </a:blip>
                            <a:srcRect b="0" l="0" r="0" t="0"/>
                            <a:stretch/>
                          </pic:blipFill>
                          <pic:spPr>
                            <a:xfrm>
                              <a:off x="265471" y="0"/>
                              <a:ext cx="5400675" cy="1895475"/>
                            </a:xfrm>
                            <a:prstGeom prst="rect">
                              <a:avLst/>
                            </a:prstGeom>
                            <a:noFill/>
                            <a:ln>
                              <a:noFill/>
                            </a:ln>
                          </pic:spPr>
                        </pic:pic>
                      </wpg:grpSp>
                      <pic:pic>
                        <pic:nvPicPr>
                          <pic:cNvPr id="19" name="Shape 19"/>
                          <pic:cNvPicPr preferRelativeResize="0"/>
                        </pic:nvPicPr>
                        <pic:blipFill rotWithShape="1">
                          <a:blip r:embed="rId13">
                            <a:alphaModFix/>
                          </a:blip>
                          <a:srcRect b="4474" l="0" r="0" t="18902"/>
                          <a:stretch/>
                        </pic:blipFill>
                        <pic:spPr>
                          <a:xfrm>
                            <a:off x="2321175" y="2678875"/>
                            <a:ext cx="6049651" cy="181902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774700</wp:posOffset>
                </wp:positionV>
                <wp:extent cx="5770880" cy="2094416"/>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70880" cy="2094416"/>
                        </a:xfrm>
                        <a:prstGeom prst="rect"/>
                        <a:ln/>
                      </pic:spPr>
                    </pic:pic>
                  </a:graphicData>
                </a:graphic>
              </wp:anchor>
            </w:drawing>
          </mc:Fallback>
        </mc:AlternateContent>
      </w:r>
    </w:p>
    <w:p w:rsidR="00000000" w:rsidDel="00000000" w:rsidP="00000000" w:rsidRDefault="00000000" w:rsidRPr="00000000" w14:paraId="0000005F">
      <w:pPr>
        <w:spacing w:after="240" w:before="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2331720</wp:posOffset>
                </wp:positionV>
                <wp:extent cx="5780405" cy="237681"/>
                <wp:effectExtent b="0" l="0" r="0" t="0"/>
                <wp:wrapTopAndBottom distB="45720" distT="45720"/>
                <wp:docPr id="13" name=""/>
                <a:graphic>
                  <a:graphicData uri="http://schemas.microsoft.com/office/word/2010/wordprocessingShape">
                    <wps:wsp>
                      <wps:cNvSpPr/>
                      <wps:cNvPr id="32" name="Shape 32"/>
                      <wps:spPr>
                        <a:xfrm>
                          <a:off x="2460550" y="3077692"/>
                          <a:ext cx="5770800" cy="223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Table 2. </w:t>
                            </w:r>
                            <w:r w:rsidDel="00000000" w:rsidR="00000000" w:rsidRPr="00000000">
                              <w:rPr>
                                <w:rFonts w:ascii="Arial" w:cs="Arial" w:eastAsia="Arial" w:hAnsi="Arial"/>
                                <w:b w:val="0"/>
                                <w:i w:val="0"/>
                                <w:smallCaps w:val="0"/>
                                <w:strike w:val="0"/>
                                <w:color w:val="000000"/>
                                <w:sz w:val="18"/>
                                <w:vertAlign w:val="baseline"/>
                              </w:rPr>
                              <w:t xml:space="preserve">Crop parameters relating daily mean temperature and EUR.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2331720</wp:posOffset>
                </wp:positionV>
                <wp:extent cx="5780405" cy="237681"/>
                <wp:effectExtent b="0" l="0" r="0" t="0"/>
                <wp:wrapTopAndBottom distB="45720" distT="45720"/>
                <wp:docPr id="13"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780405" cy="237681"/>
                        </a:xfrm>
                        <a:prstGeom prst="rect"/>
                        <a:ln/>
                      </pic:spPr>
                    </pic:pic>
                  </a:graphicData>
                </a:graphic>
              </wp:anchor>
            </w:drawing>
          </mc:Fallback>
        </mc:AlternateContent>
      </w:r>
    </w:p>
    <w:tbl>
      <w:tblPr>
        <w:tblStyle w:val="Table7"/>
        <w:tblW w:w="9360.0" w:type="dxa"/>
        <w:jc w:val="center"/>
        <w:tblBorders>
          <w:top w:color="000000" w:space="0" w:sz="4" w:val="single"/>
          <w:bottom w:color="000000" w:space="0" w:sz="4" w:val="single"/>
        </w:tblBorders>
        <w:tblLayout w:type="fixed"/>
        <w:tblLook w:val="0600"/>
      </w:tblPr>
      <w:tblGrid>
        <w:gridCol w:w="1576"/>
        <w:gridCol w:w="1588"/>
        <w:gridCol w:w="1588"/>
        <w:gridCol w:w="1536"/>
        <w:gridCol w:w="1536"/>
        <w:gridCol w:w="1536"/>
        <w:tblGridChange w:id="0">
          <w:tblGrid>
            <w:gridCol w:w="1576"/>
            <w:gridCol w:w="1588"/>
            <w:gridCol w:w="1588"/>
            <w:gridCol w:w="1536"/>
            <w:gridCol w:w="1536"/>
            <w:gridCol w:w="1536"/>
          </w:tblGrid>
        </w:tblGridChange>
      </w:tblGrid>
      <w:tr>
        <w:trPr>
          <w:cantSplit w:val="0"/>
          <w:trHeight w:val="50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60">
            <w:pPr>
              <w:spacing w:before="240" w:lineRule="auto"/>
              <w:rPr>
                <w:sz w:val="20"/>
                <w:szCs w:val="20"/>
              </w:rPr>
            </w:pPr>
            <w:bookmarkStart w:colFirst="0" w:colLast="0" w:name="_1fob9te" w:id="3"/>
            <w:bookmarkEnd w:id="3"/>
            <w:r w:rsidDel="00000000" w:rsidR="00000000" w:rsidRPr="00000000">
              <w:rPr>
                <w:sz w:val="20"/>
                <w:szCs w:val="20"/>
                <w:rtl w:val="0"/>
              </w:rPr>
              <w:t xml:space="preserve">Crop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61">
            <w:pPr>
              <w:spacing w:before="240" w:lineRule="auto"/>
              <w:rPr>
                <w:sz w:val="20"/>
                <w:szCs w:val="20"/>
              </w:rPr>
            </w:pPr>
            <w:r w:rsidDel="00000000" w:rsidR="00000000" w:rsidRPr="00000000">
              <w:rPr>
                <w:sz w:val="20"/>
                <w:szCs w:val="20"/>
                <w:rtl w:val="0"/>
              </w:rPr>
              <w:t xml:space="preserve">T°br (°C)</w:t>
            </w:r>
          </w:p>
        </w:tc>
        <w:tc>
          <w:tcPr>
            <w:tcBorders>
              <w:top w:color="000000" w:space="0" w:sz="4" w:val="single"/>
              <w:bottom w:color="000000" w:space="0" w:sz="4" w:val="single"/>
            </w:tcBorders>
          </w:tcPr>
          <w:p w:rsidR="00000000" w:rsidDel="00000000" w:rsidP="00000000" w:rsidRDefault="00000000" w:rsidRPr="00000000" w14:paraId="00000062">
            <w:pPr>
              <w:spacing w:before="240" w:lineRule="auto"/>
              <w:rPr>
                <w:sz w:val="20"/>
                <w:szCs w:val="20"/>
              </w:rPr>
            </w:pPr>
            <w:r w:rsidDel="00000000" w:rsidR="00000000" w:rsidRPr="00000000">
              <w:rPr>
                <w:sz w:val="20"/>
                <w:szCs w:val="20"/>
                <w:rtl w:val="0"/>
              </w:rPr>
              <w:t xml:space="preserve">T°or1 (°C)</w:t>
            </w:r>
          </w:p>
        </w:tc>
        <w:tc>
          <w:tcPr>
            <w:tcBorders>
              <w:top w:color="000000" w:space="0" w:sz="4" w:val="single"/>
              <w:bottom w:color="000000" w:space="0" w:sz="4" w:val="single"/>
            </w:tcBorders>
          </w:tcPr>
          <w:p w:rsidR="00000000" w:rsidDel="00000000" w:rsidP="00000000" w:rsidRDefault="00000000" w:rsidRPr="00000000" w14:paraId="00000063">
            <w:pPr>
              <w:spacing w:before="240" w:lineRule="auto"/>
              <w:rPr>
                <w:sz w:val="20"/>
                <w:szCs w:val="20"/>
              </w:rPr>
            </w:pPr>
            <w:r w:rsidDel="00000000" w:rsidR="00000000" w:rsidRPr="00000000">
              <w:rPr>
                <w:sz w:val="20"/>
                <w:szCs w:val="20"/>
                <w:rtl w:val="0"/>
              </w:rPr>
              <w:t xml:space="preserve">T°or2 (°C) </w:t>
            </w:r>
          </w:p>
        </w:tc>
        <w:tc>
          <w:tcPr>
            <w:tcBorders>
              <w:top w:color="000000" w:space="0" w:sz="4" w:val="single"/>
              <w:bottom w:color="000000" w:space="0" w:sz="4" w:val="single"/>
            </w:tcBorders>
          </w:tcPr>
          <w:p w:rsidR="00000000" w:rsidDel="00000000" w:rsidP="00000000" w:rsidRDefault="00000000" w:rsidRPr="00000000" w14:paraId="00000064">
            <w:pPr>
              <w:spacing w:before="240" w:lineRule="auto"/>
              <w:rPr>
                <w:sz w:val="20"/>
                <w:szCs w:val="20"/>
              </w:rPr>
            </w:pPr>
            <w:r w:rsidDel="00000000" w:rsidR="00000000" w:rsidRPr="00000000">
              <w:rPr>
                <w:sz w:val="20"/>
                <w:szCs w:val="20"/>
                <w:rtl w:val="0"/>
              </w:rPr>
              <w:t xml:space="preserve">T°cr (°C) </w:t>
            </w:r>
          </w:p>
        </w:tc>
        <w:tc>
          <w:tcPr>
            <w:tcBorders>
              <w:top w:color="000000" w:space="0" w:sz="4" w:val="single"/>
              <w:bottom w:color="000000" w:space="0" w:sz="4" w:val="single"/>
            </w:tcBorders>
          </w:tcPr>
          <w:p w:rsidR="00000000" w:rsidDel="00000000" w:rsidP="00000000" w:rsidRDefault="00000000" w:rsidRPr="00000000" w14:paraId="00000065">
            <w:pPr>
              <w:spacing w:before="240" w:lineRule="auto"/>
              <w:rPr>
                <w:sz w:val="20"/>
                <w:szCs w:val="20"/>
              </w:rPr>
            </w:pPr>
            <w:r w:rsidDel="00000000" w:rsidR="00000000" w:rsidRPr="00000000">
              <w:rPr>
                <w:sz w:val="20"/>
                <w:szCs w:val="20"/>
                <w:rtl w:val="0"/>
              </w:rPr>
              <w:t xml:space="preserve">EUR</w:t>
            </w:r>
            <w:r w:rsidDel="00000000" w:rsidR="00000000" w:rsidRPr="00000000">
              <w:rPr>
                <w:sz w:val="20"/>
                <w:szCs w:val="20"/>
                <w:vertAlign w:val="subscript"/>
                <w:rtl w:val="0"/>
              </w:rPr>
              <w:t xml:space="preserve">Pot </w:t>
            </w:r>
            <w:r w:rsidDel="00000000" w:rsidR="00000000" w:rsidRPr="00000000">
              <w:rPr>
                <w:sz w:val="20"/>
                <w:szCs w:val="20"/>
                <w:rtl w:val="0"/>
              </w:rPr>
              <w:t xml:space="preserve">(g MJ m-2)</w:t>
            </w:r>
          </w:p>
        </w:tc>
      </w:tr>
      <w:tr>
        <w:trPr>
          <w:cantSplit w:val="0"/>
          <w:trHeight w:val="500"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066">
            <w:pPr>
              <w:spacing w:before="240" w:lineRule="auto"/>
              <w:rPr>
                <w:sz w:val="20"/>
                <w:szCs w:val="20"/>
              </w:rPr>
            </w:pPr>
            <w:r w:rsidDel="00000000" w:rsidR="00000000" w:rsidRPr="00000000">
              <w:rPr>
                <w:sz w:val="20"/>
                <w:szCs w:val="20"/>
                <w:rtl w:val="0"/>
              </w:rPr>
              <w:t xml:space="preserve">Maize</w:t>
            </w:r>
          </w:p>
        </w:tc>
        <w:tc>
          <w:tcPr>
            <w:tcBorders>
              <w:top w:color="000000" w:space="0" w:sz="4" w:val="single"/>
              <w:left w:color="000000" w:space="0" w:sz="4" w:val="single"/>
            </w:tcBorders>
          </w:tcPr>
          <w:p w:rsidR="00000000" w:rsidDel="00000000" w:rsidP="00000000" w:rsidRDefault="00000000" w:rsidRPr="00000000" w14:paraId="00000067">
            <w:pPr>
              <w:spacing w:before="240" w:lineRule="auto"/>
              <w:rPr>
                <w:sz w:val="20"/>
                <w:szCs w:val="20"/>
              </w:rPr>
            </w:pPr>
            <w:r w:rsidDel="00000000" w:rsidR="00000000" w:rsidRPr="00000000">
              <w:rPr>
                <w:sz w:val="20"/>
                <w:szCs w:val="20"/>
                <w:rtl w:val="0"/>
              </w:rPr>
              <w:t xml:space="preserve"> 8</w:t>
            </w:r>
          </w:p>
        </w:tc>
        <w:tc>
          <w:tcPr>
            <w:tcBorders>
              <w:top w:color="000000" w:space="0" w:sz="4" w:val="single"/>
            </w:tcBorders>
          </w:tcPr>
          <w:p w:rsidR="00000000" w:rsidDel="00000000" w:rsidP="00000000" w:rsidRDefault="00000000" w:rsidRPr="00000000" w14:paraId="00000068">
            <w:pPr>
              <w:spacing w:before="240" w:lineRule="auto"/>
              <w:rPr>
                <w:sz w:val="20"/>
                <w:szCs w:val="20"/>
              </w:rPr>
            </w:pPr>
            <w:r w:rsidDel="00000000" w:rsidR="00000000" w:rsidRPr="00000000">
              <w:rPr>
                <w:sz w:val="20"/>
                <w:szCs w:val="20"/>
                <w:rtl w:val="0"/>
              </w:rPr>
              <w:t xml:space="preserve">29 </w:t>
            </w:r>
          </w:p>
        </w:tc>
        <w:tc>
          <w:tcPr>
            <w:tcBorders>
              <w:top w:color="000000" w:space="0" w:sz="4" w:val="single"/>
            </w:tcBorders>
          </w:tcPr>
          <w:p w:rsidR="00000000" w:rsidDel="00000000" w:rsidP="00000000" w:rsidRDefault="00000000" w:rsidRPr="00000000" w14:paraId="00000069">
            <w:pPr>
              <w:spacing w:before="240" w:lineRule="auto"/>
              <w:rPr>
                <w:sz w:val="20"/>
                <w:szCs w:val="20"/>
              </w:rPr>
            </w:pPr>
            <w:r w:rsidDel="00000000" w:rsidR="00000000" w:rsidRPr="00000000">
              <w:rPr>
                <w:sz w:val="20"/>
                <w:szCs w:val="20"/>
                <w:rtl w:val="0"/>
              </w:rPr>
              <w:t xml:space="preserve">39</w:t>
            </w:r>
          </w:p>
        </w:tc>
        <w:tc>
          <w:tcPr>
            <w:tcBorders>
              <w:top w:color="000000" w:space="0" w:sz="4" w:val="single"/>
            </w:tcBorders>
          </w:tcPr>
          <w:p w:rsidR="00000000" w:rsidDel="00000000" w:rsidP="00000000" w:rsidRDefault="00000000" w:rsidRPr="00000000" w14:paraId="0000006A">
            <w:pPr>
              <w:spacing w:before="240" w:lineRule="auto"/>
              <w:rPr>
                <w:sz w:val="20"/>
                <w:szCs w:val="20"/>
              </w:rPr>
            </w:pPr>
            <w:r w:rsidDel="00000000" w:rsidR="00000000" w:rsidRPr="00000000">
              <w:rPr>
                <w:sz w:val="20"/>
                <w:szCs w:val="20"/>
                <w:rtl w:val="0"/>
              </w:rPr>
              <w:t xml:space="preserve">45</w:t>
            </w:r>
          </w:p>
        </w:tc>
        <w:tc>
          <w:tcPr>
            <w:tcBorders>
              <w:top w:color="000000" w:space="0" w:sz="4" w:val="single"/>
            </w:tcBorders>
          </w:tcPr>
          <w:p w:rsidR="00000000" w:rsidDel="00000000" w:rsidP="00000000" w:rsidRDefault="00000000" w:rsidRPr="00000000" w14:paraId="0000006B">
            <w:pPr>
              <w:spacing w:before="240" w:lineRule="auto"/>
              <w:rPr>
                <w:sz w:val="20"/>
                <w:szCs w:val="20"/>
              </w:rPr>
            </w:pPr>
            <w:r w:rsidDel="00000000" w:rsidR="00000000" w:rsidRPr="00000000">
              <w:rPr>
                <w:sz w:val="20"/>
                <w:szCs w:val="20"/>
                <w:rtl w:val="0"/>
              </w:rPr>
              <w:t xml:space="preserve">3.65</w:t>
            </w:r>
          </w:p>
        </w:tc>
      </w:tr>
      <w:tr>
        <w:trPr>
          <w:cantSplit w:val="0"/>
          <w:trHeight w:val="500"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6C">
            <w:pPr>
              <w:spacing w:before="240" w:lineRule="auto"/>
              <w:rPr>
                <w:sz w:val="20"/>
                <w:szCs w:val="20"/>
              </w:rPr>
            </w:pPr>
            <w:r w:rsidDel="00000000" w:rsidR="00000000" w:rsidRPr="00000000">
              <w:rPr>
                <w:sz w:val="20"/>
                <w:szCs w:val="20"/>
                <w:rtl w:val="0"/>
              </w:rPr>
              <w:t xml:space="preserve">Soybean</w:t>
            </w:r>
          </w:p>
        </w:tc>
        <w:tc>
          <w:tcPr>
            <w:tcBorders>
              <w:left w:color="000000" w:space="0" w:sz="4" w:val="single"/>
            </w:tcBorders>
          </w:tcPr>
          <w:p w:rsidR="00000000" w:rsidDel="00000000" w:rsidP="00000000" w:rsidRDefault="00000000" w:rsidRPr="00000000" w14:paraId="0000006D">
            <w:pPr>
              <w:spacing w:before="240"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6E">
            <w:pPr>
              <w:spacing w:before="240" w:lineRule="auto"/>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6F">
            <w:pPr>
              <w:spacing w:before="240" w:lineRule="auto"/>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70">
            <w:pPr>
              <w:spacing w:before="240" w:lineRule="auto"/>
              <w:rPr>
                <w:sz w:val="20"/>
                <w:szCs w:val="20"/>
              </w:rPr>
            </w:pPr>
            <w:r w:rsidDel="00000000" w:rsidR="00000000" w:rsidRPr="00000000">
              <w:rPr>
                <w:sz w:val="20"/>
                <w:szCs w:val="20"/>
                <w:rtl w:val="0"/>
              </w:rPr>
              <w:t xml:space="preserve">40</w:t>
            </w:r>
          </w:p>
        </w:tc>
        <w:tc>
          <w:tcPr/>
          <w:p w:rsidR="00000000" w:rsidDel="00000000" w:rsidP="00000000" w:rsidRDefault="00000000" w:rsidRPr="00000000" w14:paraId="00000071">
            <w:pPr>
              <w:spacing w:before="240" w:lineRule="auto"/>
              <w:rPr>
                <w:sz w:val="20"/>
                <w:szCs w:val="20"/>
              </w:rPr>
            </w:pPr>
            <w:r w:rsidDel="00000000" w:rsidR="00000000" w:rsidRPr="00000000">
              <w:rPr>
                <w:sz w:val="20"/>
                <w:szCs w:val="20"/>
                <w:rtl w:val="0"/>
              </w:rPr>
              <w:t xml:space="preserve">0.86</w:t>
            </w:r>
          </w:p>
        </w:tc>
      </w:tr>
      <w:tr>
        <w:trPr>
          <w:cantSplit w:val="0"/>
          <w:trHeight w:val="500"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072">
            <w:pPr>
              <w:spacing w:before="240" w:lineRule="auto"/>
              <w:rPr>
                <w:sz w:val="20"/>
                <w:szCs w:val="20"/>
              </w:rPr>
            </w:pPr>
            <w:r w:rsidDel="00000000" w:rsidR="00000000" w:rsidRPr="00000000">
              <w:rPr>
                <w:sz w:val="20"/>
                <w:szCs w:val="20"/>
                <w:rtl w:val="0"/>
              </w:rPr>
              <w:t xml:space="preserve">Wheat</w:t>
            </w:r>
          </w:p>
        </w:tc>
        <w:tc>
          <w:tcPr>
            <w:tcBorders>
              <w:left w:color="000000" w:space="0" w:sz="4" w:val="single"/>
            </w:tcBorders>
          </w:tcPr>
          <w:p w:rsidR="00000000" w:rsidDel="00000000" w:rsidP="00000000" w:rsidRDefault="00000000" w:rsidRPr="00000000" w14:paraId="00000073">
            <w:pPr>
              <w:spacing w:before="240" w:lineRule="auto"/>
              <w:rPr>
                <w:sz w:val="20"/>
                <w:szCs w:val="20"/>
              </w:rPr>
            </w:pPr>
            <w:r w:rsidDel="00000000" w:rsidR="00000000" w:rsidRPr="00000000">
              <w:rPr>
                <w:sz w:val="20"/>
                <w:szCs w:val="20"/>
                <w:rtl w:val="0"/>
              </w:rPr>
              <w:t xml:space="preserve">2 </w:t>
            </w:r>
          </w:p>
        </w:tc>
        <w:tc>
          <w:tcPr/>
          <w:p w:rsidR="00000000" w:rsidDel="00000000" w:rsidP="00000000" w:rsidRDefault="00000000" w:rsidRPr="00000000" w14:paraId="00000074">
            <w:pPr>
              <w:spacing w:before="240" w:lineRule="auto"/>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75">
            <w:pPr>
              <w:spacing w:before="240" w:lineRule="auto"/>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76">
            <w:pPr>
              <w:spacing w:before="240" w:lineRule="auto"/>
              <w:rPr>
                <w:sz w:val="20"/>
                <w:szCs w:val="20"/>
              </w:rPr>
            </w:pPr>
            <w:r w:rsidDel="00000000" w:rsidR="00000000" w:rsidRPr="00000000">
              <w:rPr>
                <w:sz w:val="20"/>
                <w:szCs w:val="20"/>
                <w:rtl w:val="0"/>
              </w:rPr>
              <w:t xml:space="preserve">35</w:t>
            </w:r>
          </w:p>
        </w:tc>
        <w:tc>
          <w:tcPr/>
          <w:p w:rsidR="00000000" w:rsidDel="00000000" w:rsidP="00000000" w:rsidRDefault="00000000" w:rsidRPr="00000000" w14:paraId="00000077">
            <w:pPr>
              <w:spacing w:before="240" w:lineRule="auto"/>
              <w:rPr>
                <w:sz w:val="20"/>
                <w:szCs w:val="20"/>
              </w:rPr>
            </w:pPr>
            <w:r w:rsidDel="00000000" w:rsidR="00000000" w:rsidRPr="00000000">
              <w:rPr>
                <w:sz w:val="20"/>
                <w:szCs w:val="20"/>
                <w:rtl w:val="0"/>
              </w:rPr>
              <w:t xml:space="preserve">1.25</w:t>
            </w:r>
          </w:p>
        </w:tc>
      </w:tr>
    </w:tbl>
    <w:p w:rsidR="00000000" w:rsidDel="00000000" w:rsidP="00000000" w:rsidRDefault="00000000" w:rsidRPr="00000000" w14:paraId="00000078">
      <w:pPr>
        <w:spacing w:after="240" w:before="240" w:lineRule="auto"/>
        <w:rPr/>
      </w:pPr>
      <w:r w:rsidDel="00000000" w:rsidR="00000000" w:rsidRPr="00000000">
        <w:rPr>
          <w:rtl w:val="0"/>
        </w:rPr>
        <w:t xml:space="preserve"> </w:t>
      </w:r>
    </w:p>
    <w:p w:rsidR="00000000" w:rsidDel="00000000" w:rsidP="00000000" w:rsidRDefault="00000000" w:rsidRPr="00000000" w14:paraId="00000079">
      <w:pPr>
        <w:pStyle w:val="Heading2"/>
        <w:numPr>
          <w:ilvl w:val="1"/>
          <w:numId w:val="1"/>
        </w:numPr>
        <w:ind w:left="720" w:hanging="360"/>
        <w:rPr/>
      </w:pPr>
      <w:r w:rsidDel="00000000" w:rsidR="00000000" w:rsidRPr="00000000">
        <w:rPr>
          <w:rtl w:val="0"/>
        </w:rPr>
        <w:t xml:space="preserve">Yield estimation</w:t>
      </w:r>
    </w:p>
    <w:p w:rsidR="00000000" w:rsidDel="00000000" w:rsidP="00000000" w:rsidRDefault="00000000" w:rsidRPr="00000000" w14:paraId="0000007A">
      <w:pPr>
        <w:pageBreakBefore w:val="0"/>
        <w:spacing w:after="240" w:before="240" w:lineRule="auto"/>
        <w:rPr/>
      </w:pPr>
      <w:r w:rsidDel="00000000" w:rsidR="00000000" w:rsidRPr="00000000">
        <w:rPr>
          <w:rtl w:val="0"/>
        </w:rPr>
        <w:t xml:space="preserve">Once daily biomass is defined and crop cycle ends, the final yield is estimated by equation 2. Some reference</w:t>
      </w:r>
      <w:del w:author="Jerónimo Fotinós" w:id="13" w:date="2025-06-06T19:26:40Z">
        <w:r w:rsidDel="00000000" w:rsidR="00000000" w:rsidRPr="00000000">
          <w:rPr>
            <w:rtl w:val="0"/>
          </w:rPr>
          <w:delText xml:space="preserve">s</w:delText>
        </w:r>
      </w:del>
      <w:r w:rsidDel="00000000" w:rsidR="00000000" w:rsidRPr="00000000">
        <w:rPr>
          <w:rtl w:val="0"/>
        </w:rPr>
        <w:t xml:space="preserve"> values of biomass, yield and IC are </w:t>
      </w:r>
      <w:ins w:author="Jerónimo Fotinós" w:id="14" w:date="2025-06-06T19:26:51Z">
        <w:r w:rsidDel="00000000" w:rsidR="00000000" w:rsidRPr="00000000">
          <w:rPr>
            <w:rtl w:val="0"/>
            <w:rPrChange w:author="Jerónimo Fotinós" w:id="15" w:date="2025-06-06T19:26:51Z">
              <w:rPr/>
            </w:rPrChange>
          </w:rPr>
          <w:t xml:space="preserve">shown</w:t>
        </w:r>
      </w:ins>
      <w:del w:author="Jerónimo Fotinós" w:id="14" w:date="2025-06-06T19:26:51Z">
        <w:r w:rsidDel="00000000" w:rsidR="00000000" w:rsidRPr="00000000">
          <w:rPr>
            <w:rtl w:val="0"/>
            <w:rPrChange w:author="Jerónimo Fotinós" w:id="15" w:date="2025-06-06T19:26:51Z">
              <w:rPr/>
            </w:rPrChange>
          </w:rPr>
          <w:delText xml:space="preserve">showed</w:delText>
        </w:r>
      </w:del>
      <w:r w:rsidDel="00000000" w:rsidR="00000000" w:rsidRPr="00000000">
        <w:rPr>
          <w:rtl w:val="0"/>
        </w:rPr>
        <w:t xml:space="preserve"> in table 3.</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795020</wp:posOffset>
                </wp:positionV>
                <wp:extent cx="5781675" cy="313808"/>
                <wp:effectExtent b="0" l="0" r="0" t="0"/>
                <wp:wrapTopAndBottom distB="45720" distT="45720"/>
                <wp:docPr id="9" name=""/>
                <a:graphic>
                  <a:graphicData uri="http://schemas.microsoft.com/office/word/2010/wordprocessingShape">
                    <wps:wsp>
                      <wps:cNvSpPr/>
                      <wps:cNvPr id="26" name="Shape 26"/>
                      <wps:spPr>
                        <a:xfrm>
                          <a:off x="2460550" y="3077692"/>
                          <a:ext cx="5770800" cy="299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Table 3. </w:t>
                            </w:r>
                            <w:r w:rsidDel="00000000" w:rsidR="00000000" w:rsidRPr="00000000">
                              <w:rPr>
                                <w:rFonts w:ascii="Arial" w:cs="Arial" w:eastAsia="Arial" w:hAnsi="Arial"/>
                                <w:b w:val="0"/>
                                <w:i w:val="0"/>
                                <w:smallCaps w:val="0"/>
                                <w:strike w:val="0"/>
                                <w:color w:val="000000"/>
                                <w:sz w:val="18"/>
                                <w:vertAlign w:val="baseline"/>
                              </w:rPr>
                              <w:t xml:space="preserve">Crop parameters of biomass, yield and IC for maize, soybean and what.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795020</wp:posOffset>
                </wp:positionV>
                <wp:extent cx="5781675" cy="313808"/>
                <wp:effectExtent b="0" l="0" r="0" t="0"/>
                <wp:wrapTopAndBottom distB="45720" distT="45720"/>
                <wp:docPr id="9"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781675" cy="313808"/>
                        </a:xfrm>
                        <a:prstGeom prst="rect"/>
                        <a:ln/>
                      </pic:spPr>
                    </pic:pic>
                  </a:graphicData>
                </a:graphic>
              </wp:anchor>
            </w:drawing>
          </mc:Fallback>
        </mc:AlternateContent>
      </w:r>
    </w:p>
    <w:p w:rsidR="00000000" w:rsidDel="00000000" w:rsidP="00000000" w:rsidRDefault="00000000" w:rsidRPr="00000000" w14:paraId="0000007B">
      <w:pPr>
        <w:spacing w:after="240" w:before="240" w:lineRule="auto"/>
        <w:rPr/>
      </w:pPr>
      <w:r w:rsidDel="00000000" w:rsidR="00000000" w:rsidRPr="00000000">
        <w:rPr>
          <w:rtl w:val="0"/>
        </w:rPr>
      </w:r>
    </w:p>
    <w:tbl>
      <w:tblPr>
        <w:tblStyle w:val="Table8"/>
        <w:tblW w:w="7125.0" w:type="dxa"/>
        <w:jc w:val="center"/>
        <w:tblBorders>
          <w:top w:color="000000" w:space="0" w:sz="4" w:val="single"/>
          <w:bottom w:color="000000" w:space="0" w:sz="4" w:val="single"/>
        </w:tblBorders>
        <w:tblLayout w:type="fixed"/>
        <w:tblLook w:val="0600"/>
      </w:tblPr>
      <w:tblGrid>
        <w:gridCol w:w="1785"/>
        <w:gridCol w:w="1800"/>
        <w:gridCol w:w="1800"/>
        <w:gridCol w:w="1740"/>
        <w:tblGridChange w:id="0">
          <w:tblGrid>
            <w:gridCol w:w="1785"/>
            <w:gridCol w:w="1800"/>
            <w:gridCol w:w="1800"/>
            <w:gridCol w:w="1740"/>
          </w:tblGrid>
        </w:tblGridChange>
      </w:tblGrid>
      <w:tr>
        <w:trPr>
          <w:cantSplit w:val="0"/>
          <w:trHeight w:val="50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7C">
            <w:pPr>
              <w:spacing w:before="240" w:lineRule="auto"/>
              <w:jc w:val="center"/>
              <w:rPr>
                <w:sz w:val="20"/>
                <w:szCs w:val="20"/>
              </w:rPr>
            </w:pPr>
            <w:r w:rsidDel="00000000" w:rsidR="00000000" w:rsidRPr="00000000">
              <w:rPr>
                <w:sz w:val="20"/>
                <w:szCs w:val="20"/>
                <w:rtl w:val="0"/>
              </w:rPr>
              <w:t xml:space="preserve">Crop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7D">
            <w:pPr>
              <w:spacing w:before="240" w:lineRule="auto"/>
              <w:jc w:val="center"/>
              <w:rPr>
                <w:sz w:val="20"/>
                <w:szCs w:val="20"/>
              </w:rPr>
            </w:pPr>
            <w:r w:rsidDel="00000000" w:rsidR="00000000" w:rsidRPr="00000000">
              <w:rPr>
                <w:sz w:val="20"/>
                <w:szCs w:val="20"/>
                <w:rtl w:val="0"/>
              </w:rPr>
              <w:t xml:space="preserve">Biomass (g m-2)</w:t>
            </w:r>
          </w:p>
        </w:tc>
        <w:tc>
          <w:tcPr>
            <w:tcBorders>
              <w:top w:color="000000" w:space="0" w:sz="4" w:val="single"/>
              <w:bottom w:color="000000" w:space="0" w:sz="4" w:val="single"/>
            </w:tcBorders>
          </w:tcPr>
          <w:p w:rsidR="00000000" w:rsidDel="00000000" w:rsidP="00000000" w:rsidRDefault="00000000" w:rsidRPr="00000000" w14:paraId="0000007E">
            <w:pPr>
              <w:spacing w:before="240" w:lineRule="auto"/>
              <w:jc w:val="center"/>
              <w:rPr>
                <w:sz w:val="20"/>
                <w:szCs w:val="20"/>
              </w:rPr>
            </w:pPr>
            <w:r w:rsidDel="00000000" w:rsidR="00000000" w:rsidRPr="00000000">
              <w:rPr>
                <w:sz w:val="20"/>
                <w:szCs w:val="20"/>
                <w:rtl w:val="0"/>
              </w:rPr>
              <w:t xml:space="preserve">Yield (g m-2)</w:t>
            </w:r>
          </w:p>
        </w:tc>
        <w:tc>
          <w:tcPr>
            <w:tcBorders>
              <w:top w:color="000000" w:space="0" w:sz="4" w:val="single"/>
              <w:bottom w:color="000000" w:space="0" w:sz="4" w:val="single"/>
            </w:tcBorders>
          </w:tcPr>
          <w:p w:rsidR="00000000" w:rsidDel="00000000" w:rsidP="00000000" w:rsidRDefault="00000000" w:rsidRPr="00000000" w14:paraId="0000007F">
            <w:pPr>
              <w:spacing w:before="240" w:lineRule="auto"/>
              <w:jc w:val="center"/>
              <w:rPr>
                <w:sz w:val="20"/>
                <w:szCs w:val="20"/>
              </w:rPr>
            </w:pPr>
            <w:r w:rsidDel="00000000" w:rsidR="00000000" w:rsidRPr="00000000">
              <w:rPr>
                <w:sz w:val="20"/>
                <w:szCs w:val="20"/>
                <w:rtl w:val="0"/>
              </w:rPr>
              <w:t xml:space="preserve">IC</w:t>
            </w:r>
          </w:p>
        </w:tc>
      </w:tr>
      <w:tr>
        <w:trPr>
          <w:cantSplit w:val="0"/>
          <w:trHeight w:val="500"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080">
            <w:pPr>
              <w:spacing w:before="240" w:lineRule="auto"/>
              <w:jc w:val="center"/>
              <w:rPr>
                <w:sz w:val="20"/>
                <w:szCs w:val="20"/>
              </w:rPr>
            </w:pPr>
            <w:r w:rsidDel="00000000" w:rsidR="00000000" w:rsidRPr="00000000">
              <w:rPr>
                <w:sz w:val="20"/>
                <w:szCs w:val="20"/>
                <w:rtl w:val="0"/>
              </w:rPr>
              <w:t xml:space="preserve">Maize</w:t>
            </w:r>
          </w:p>
        </w:tc>
        <w:tc>
          <w:tcPr>
            <w:tcBorders>
              <w:top w:color="000000" w:space="0" w:sz="4" w:val="single"/>
              <w:left w:color="000000" w:space="0" w:sz="4" w:val="single"/>
            </w:tcBorders>
          </w:tcPr>
          <w:p w:rsidR="00000000" w:rsidDel="00000000" w:rsidP="00000000" w:rsidRDefault="00000000" w:rsidRPr="00000000" w14:paraId="00000081">
            <w:pPr>
              <w:spacing w:before="240" w:lineRule="auto"/>
              <w:jc w:val="center"/>
              <w:rPr>
                <w:sz w:val="20"/>
                <w:szCs w:val="20"/>
              </w:rPr>
            </w:pPr>
            <w:r w:rsidDel="00000000" w:rsidR="00000000" w:rsidRPr="00000000">
              <w:rPr>
                <w:sz w:val="20"/>
                <w:szCs w:val="20"/>
                <w:rtl w:val="0"/>
              </w:rPr>
              <w:t xml:space="preserve">1996-2576</w:t>
            </w:r>
          </w:p>
        </w:tc>
        <w:tc>
          <w:tcPr>
            <w:tcBorders>
              <w:top w:color="000000" w:space="0" w:sz="4" w:val="single"/>
            </w:tcBorders>
          </w:tcPr>
          <w:p w:rsidR="00000000" w:rsidDel="00000000" w:rsidP="00000000" w:rsidRDefault="00000000" w:rsidRPr="00000000" w14:paraId="00000082">
            <w:pPr>
              <w:spacing w:before="240" w:lineRule="auto"/>
              <w:jc w:val="center"/>
              <w:rPr>
                <w:sz w:val="20"/>
                <w:szCs w:val="20"/>
              </w:rPr>
            </w:pPr>
            <w:r w:rsidDel="00000000" w:rsidR="00000000" w:rsidRPr="00000000">
              <w:rPr>
                <w:sz w:val="20"/>
                <w:szCs w:val="20"/>
                <w:rtl w:val="0"/>
              </w:rPr>
              <w:t xml:space="preserve">856-1245</w:t>
            </w:r>
          </w:p>
        </w:tc>
        <w:tc>
          <w:tcPr>
            <w:tcBorders>
              <w:top w:color="000000" w:space="0" w:sz="4" w:val="single"/>
            </w:tcBorders>
          </w:tcPr>
          <w:p w:rsidR="00000000" w:rsidDel="00000000" w:rsidP="00000000" w:rsidRDefault="00000000" w:rsidRPr="00000000" w14:paraId="00000083">
            <w:pPr>
              <w:spacing w:before="240" w:lineRule="auto"/>
              <w:jc w:val="center"/>
              <w:rPr>
                <w:sz w:val="20"/>
                <w:szCs w:val="20"/>
              </w:rPr>
            </w:pPr>
            <w:r w:rsidDel="00000000" w:rsidR="00000000" w:rsidRPr="00000000">
              <w:rPr>
                <w:sz w:val="20"/>
                <w:szCs w:val="20"/>
                <w:rtl w:val="0"/>
              </w:rPr>
              <w:t xml:space="preserve">0.43-0.50</w:t>
            </w:r>
          </w:p>
        </w:tc>
      </w:tr>
      <w:tr>
        <w:trPr>
          <w:cantSplit w:val="0"/>
          <w:trHeight w:val="500"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84">
            <w:pPr>
              <w:spacing w:before="240" w:lineRule="auto"/>
              <w:jc w:val="center"/>
              <w:rPr>
                <w:sz w:val="20"/>
                <w:szCs w:val="20"/>
              </w:rPr>
            </w:pPr>
            <w:r w:rsidDel="00000000" w:rsidR="00000000" w:rsidRPr="00000000">
              <w:rPr>
                <w:sz w:val="20"/>
                <w:szCs w:val="20"/>
                <w:rtl w:val="0"/>
              </w:rPr>
              <w:t xml:space="preserve">Soybean</w:t>
            </w:r>
          </w:p>
        </w:tc>
        <w:tc>
          <w:tcPr>
            <w:tcBorders>
              <w:left w:color="000000" w:space="0" w:sz="4" w:val="single"/>
            </w:tcBorders>
          </w:tcPr>
          <w:p w:rsidR="00000000" w:rsidDel="00000000" w:rsidP="00000000" w:rsidRDefault="00000000" w:rsidRPr="00000000" w14:paraId="00000085">
            <w:pPr>
              <w:spacing w:before="240" w:lineRule="auto"/>
              <w:jc w:val="center"/>
              <w:rPr>
                <w:sz w:val="20"/>
                <w:szCs w:val="20"/>
              </w:rPr>
            </w:pPr>
            <w:r w:rsidDel="00000000" w:rsidR="00000000" w:rsidRPr="00000000">
              <w:rPr>
                <w:sz w:val="20"/>
                <w:szCs w:val="20"/>
                <w:rtl w:val="0"/>
              </w:rPr>
              <w:t xml:space="preserve">546-1088</w:t>
            </w:r>
          </w:p>
        </w:tc>
        <w:tc>
          <w:tcPr/>
          <w:p w:rsidR="00000000" w:rsidDel="00000000" w:rsidP="00000000" w:rsidRDefault="00000000" w:rsidRPr="00000000" w14:paraId="00000086">
            <w:pPr>
              <w:spacing w:before="240" w:lineRule="auto"/>
              <w:jc w:val="center"/>
              <w:rPr>
                <w:sz w:val="20"/>
                <w:szCs w:val="20"/>
              </w:rPr>
            </w:pPr>
            <w:r w:rsidDel="00000000" w:rsidR="00000000" w:rsidRPr="00000000">
              <w:rPr>
                <w:sz w:val="20"/>
                <w:szCs w:val="20"/>
                <w:rtl w:val="0"/>
              </w:rPr>
              <w:t xml:space="preserve">317-479</w:t>
            </w:r>
          </w:p>
        </w:tc>
        <w:tc>
          <w:tcPr/>
          <w:p w:rsidR="00000000" w:rsidDel="00000000" w:rsidP="00000000" w:rsidRDefault="00000000" w:rsidRPr="00000000" w14:paraId="00000087">
            <w:pPr>
              <w:spacing w:before="240" w:lineRule="auto"/>
              <w:jc w:val="center"/>
              <w:rPr>
                <w:sz w:val="20"/>
                <w:szCs w:val="20"/>
              </w:rPr>
            </w:pPr>
            <w:r w:rsidDel="00000000" w:rsidR="00000000" w:rsidRPr="00000000">
              <w:rPr>
                <w:sz w:val="20"/>
                <w:szCs w:val="20"/>
                <w:rtl w:val="0"/>
              </w:rPr>
              <w:t xml:space="preserve">0.40-0.50</w:t>
            </w:r>
          </w:p>
        </w:tc>
      </w:tr>
      <w:tr>
        <w:trPr>
          <w:cantSplit w:val="0"/>
          <w:trHeight w:val="500"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088">
            <w:pPr>
              <w:spacing w:before="240" w:lineRule="auto"/>
              <w:jc w:val="center"/>
              <w:rPr>
                <w:sz w:val="20"/>
                <w:szCs w:val="20"/>
              </w:rPr>
            </w:pPr>
            <w:r w:rsidDel="00000000" w:rsidR="00000000" w:rsidRPr="00000000">
              <w:rPr>
                <w:sz w:val="20"/>
                <w:szCs w:val="20"/>
                <w:rtl w:val="0"/>
              </w:rPr>
              <w:t xml:space="preserve">Wheat</w:t>
            </w:r>
          </w:p>
        </w:tc>
        <w:tc>
          <w:tcPr>
            <w:tcBorders>
              <w:left w:color="000000" w:space="0" w:sz="4" w:val="single"/>
            </w:tcBorders>
          </w:tcPr>
          <w:p w:rsidR="00000000" w:rsidDel="00000000" w:rsidP="00000000" w:rsidRDefault="00000000" w:rsidRPr="00000000" w14:paraId="00000089">
            <w:pPr>
              <w:spacing w:before="240" w:lineRule="auto"/>
              <w:jc w:val="center"/>
              <w:rPr>
                <w:sz w:val="20"/>
                <w:szCs w:val="20"/>
              </w:rPr>
            </w:pPr>
            <w:r w:rsidDel="00000000" w:rsidR="00000000" w:rsidRPr="00000000">
              <w:rPr>
                <w:sz w:val="20"/>
                <w:szCs w:val="20"/>
                <w:rtl w:val="0"/>
              </w:rPr>
              <w:t xml:space="preserve">1331-1992</w:t>
            </w:r>
          </w:p>
        </w:tc>
        <w:tc>
          <w:tcPr/>
          <w:p w:rsidR="00000000" w:rsidDel="00000000" w:rsidP="00000000" w:rsidRDefault="00000000" w:rsidRPr="00000000" w14:paraId="0000008A">
            <w:pPr>
              <w:spacing w:before="240" w:lineRule="auto"/>
              <w:jc w:val="center"/>
              <w:rPr>
                <w:sz w:val="20"/>
                <w:szCs w:val="20"/>
              </w:rPr>
            </w:pPr>
            <w:r w:rsidDel="00000000" w:rsidR="00000000" w:rsidRPr="00000000">
              <w:rPr>
                <w:sz w:val="20"/>
                <w:szCs w:val="20"/>
                <w:rtl w:val="0"/>
              </w:rPr>
              <w:t xml:space="preserve">409-806</w:t>
            </w:r>
          </w:p>
        </w:tc>
        <w:tc>
          <w:tcPr/>
          <w:p w:rsidR="00000000" w:rsidDel="00000000" w:rsidP="00000000" w:rsidRDefault="00000000" w:rsidRPr="00000000" w14:paraId="0000008B">
            <w:pPr>
              <w:spacing w:before="240" w:lineRule="auto"/>
              <w:jc w:val="center"/>
              <w:rPr>
                <w:sz w:val="20"/>
                <w:szCs w:val="20"/>
              </w:rPr>
            </w:pPr>
            <w:r w:rsidDel="00000000" w:rsidR="00000000" w:rsidRPr="00000000">
              <w:rPr>
                <w:sz w:val="20"/>
                <w:szCs w:val="20"/>
                <w:rtl w:val="0"/>
              </w:rPr>
              <w:t xml:space="preserve">0.30-0.40</w:t>
            </w:r>
          </w:p>
        </w:tc>
      </w:tr>
    </w:tbl>
    <w:p w:rsidR="00000000" w:rsidDel="00000000" w:rsidP="00000000" w:rsidRDefault="00000000" w:rsidRPr="00000000" w14:paraId="0000008C">
      <w:pPr>
        <w:pStyle w:val="Heading1"/>
        <w:numPr>
          <w:ilvl w:val="0"/>
          <w:numId w:val="1"/>
        </w:numPr>
        <w:ind w:left="720" w:hanging="360"/>
        <w:rPr/>
      </w:pPr>
      <w:bookmarkStart w:colFirst="0" w:colLast="0" w:name="_3znysh7" w:id="4"/>
      <w:bookmarkEnd w:id="4"/>
      <w:r w:rsidDel="00000000" w:rsidR="00000000" w:rsidRPr="00000000">
        <w:rPr>
          <w:rtl w:val="0"/>
        </w:rPr>
        <w:t xml:space="preserve">Simulation of water balance</w:t>
      </w:r>
    </w:p>
    <w:p w:rsidR="00000000" w:rsidDel="00000000" w:rsidP="00000000" w:rsidRDefault="00000000" w:rsidRPr="00000000" w14:paraId="0000008D">
      <w:pPr>
        <w:pStyle w:val="Heading2"/>
        <w:numPr>
          <w:ilvl w:val="1"/>
          <w:numId w:val="1"/>
        </w:numPr>
        <w:ind w:left="720" w:hanging="360"/>
        <w:rPr/>
      </w:pPr>
      <w:r w:rsidDel="00000000" w:rsidR="00000000" w:rsidRPr="00000000">
        <w:rPr>
          <w:rtl w:val="0"/>
        </w:rPr>
        <w:t xml:space="preserve">Available soil water</w:t>
      </w:r>
    </w:p>
    <w:p w:rsidR="00000000" w:rsidDel="00000000" w:rsidP="00000000" w:rsidRDefault="00000000" w:rsidRPr="00000000" w14:paraId="0000008E">
      <w:pPr>
        <w:rPr/>
      </w:pPr>
      <w:r w:rsidDel="00000000" w:rsidR="00000000" w:rsidRPr="00000000">
        <w:rPr>
          <w:rtl w:val="0"/>
        </w:rPr>
        <w:t xml:space="preserve">The soil could be seen as a reservoir of water in which the maximum volume of water that can be stored (AU</w:t>
      </w:r>
      <w:r w:rsidDel="00000000" w:rsidR="00000000" w:rsidRPr="00000000">
        <w:rPr>
          <w:vertAlign w:val="subscript"/>
          <w:rtl w:val="0"/>
        </w:rPr>
        <w:t xml:space="preserve">T</w:t>
      </w:r>
      <w:r w:rsidDel="00000000" w:rsidR="00000000" w:rsidRPr="00000000">
        <w:rPr>
          <w:rtl w:val="0"/>
        </w:rPr>
        <w:t xml:space="preserve">;mm) corresponds to the total amount of water in the soil when it's saturated. The actual amount of water that is available for the crop (AD</w:t>
      </w:r>
      <w:r w:rsidDel="00000000" w:rsidR="00000000" w:rsidRPr="00000000">
        <w:rPr>
          <w:vertAlign w:val="subscript"/>
          <w:rtl w:val="0"/>
        </w:rPr>
        <w:t xml:space="preserve">T</w:t>
      </w:r>
      <w:r w:rsidDel="00000000" w:rsidR="00000000" w:rsidRPr="00000000">
        <w:rPr>
          <w:rtl w:val="0"/>
        </w:rPr>
        <w:t xml:space="preserve">) is obtained by </w:t>
      </w:r>
      <w:ins w:author="Jerónimo Fotinós" w:id="16" w:date="2025-06-06T19:27:31Z">
        <w:r w:rsidDel="00000000" w:rsidR="00000000" w:rsidRPr="00000000">
          <w:rPr>
            <w:rtl w:val="0"/>
          </w:rPr>
          <w:t xml:space="preserve">balancing</w:t>
        </w:r>
      </w:ins>
      <w:del w:author="Jerónimo Fotinós" w:id="16" w:date="2025-06-06T19:27:31Z">
        <w:r w:rsidDel="00000000" w:rsidR="00000000" w:rsidRPr="00000000">
          <w:rPr>
            <w:rtl w:val="0"/>
          </w:rPr>
          <w:delText xml:space="preserve">balanced</w:delText>
        </w:r>
      </w:del>
      <w:r w:rsidDel="00000000" w:rsidR="00000000" w:rsidRPr="00000000">
        <w:rPr>
          <w:rtl w:val="0"/>
        </w:rPr>
        <w:t xml:space="preserve"> </w:t>
      </w:r>
      <w:del w:author="Jerónimo Fotinós" w:id="17" w:date="2025-06-06T19:27:42Z">
        <w:r w:rsidDel="00000000" w:rsidR="00000000" w:rsidRPr="00000000">
          <w:rPr>
            <w:rtl w:val="0"/>
          </w:rPr>
          <w:delText xml:space="preserve">of all </w:delText>
        </w:r>
      </w:del>
      <w:r w:rsidDel="00000000" w:rsidR="00000000" w:rsidRPr="00000000">
        <w:rPr>
          <w:rtl w:val="0"/>
        </w:rPr>
        <w:t xml:space="preserve">the inputs and outputs of water in the soil system. The amount of water that is available </w:t>
      </w:r>
      <w:ins w:author="Jerónimo Fotinós" w:id="18" w:date="2025-06-06T19:27:56Z">
        <w:r w:rsidDel="00000000" w:rsidR="00000000" w:rsidRPr="00000000">
          <w:rPr>
            <w:rtl w:val="0"/>
          </w:rPr>
          <w:t xml:space="preserve">to</w:t>
        </w:r>
      </w:ins>
      <w:del w:author="Jerónimo Fotinós" w:id="18" w:date="2025-06-06T19:27:56Z">
        <w:r w:rsidDel="00000000" w:rsidR="00000000" w:rsidRPr="00000000">
          <w:rPr>
            <w:rtl w:val="0"/>
          </w:rPr>
          <w:delText xml:space="preserve">by</w:delText>
        </w:r>
      </w:del>
      <w:r w:rsidDel="00000000" w:rsidR="00000000" w:rsidRPr="00000000">
        <w:rPr>
          <w:rtl w:val="0"/>
        </w:rPr>
        <w:t xml:space="preserve"> the crop could be expressed as a percentage of the AU</w:t>
      </w:r>
      <w:r w:rsidDel="00000000" w:rsidR="00000000" w:rsidRPr="00000000">
        <w:rPr>
          <w:vertAlign w:val="subscript"/>
          <w:rtl w:val="0"/>
        </w:rPr>
        <w:t xml:space="preserve">T</w:t>
      </w:r>
      <w:r w:rsidDel="00000000" w:rsidR="00000000" w:rsidRPr="00000000">
        <w:rPr>
          <w:rtl w:val="0"/>
        </w:rPr>
        <w:t xml:space="preserve"> (% AU). </w:t>
      </w:r>
    </w:p>
    <w:p w:rsidR="00000000" w:rsidDel="00000000" w:rsidP="00000000" w:rsidRDefault="00000000" w:rsidRPr="00000000" w14:paraId="0000008F">
      <w:pPr>
        <w:rPr/>
      </w:pPr>
      <w:r w:rsidDel="00000000" w:rsidR="00000000" w:rsidRPr="00000000">
        <w:rPr>
          <w:rtl w:val="0"/>
        </w:rPr>
        <w:t xml:space="preserve">The value of %AU is used by the model as </w:t>
      </w:r>
      <w:ins w:author="Jerónimo Fotinós" w:id="19" w:date="2025-06-06T19:28:22Z">
        <w:r w:rsidDel="00000000" w:rsidR="00000000" w:rsidRPr="00000000">
          <w:rPr>
            <w:rtl w:val="0"/>
            <w:rPrChange w:author="Jerónimo Fotinós" w:id="20" w:date="2025-06-06T19:28:22Z">
              <w:rPr/>
            </w:rPrChange>
          </w:rPr>
          <w:t xml:space="preserve">a threshold</w:t>
        </w:r>
      </w:ins>
      <w:del w:author="Jerónimo Fotinós" w:id="19" w:date="2025-06-06T19:28:22Z">
        <w:r w:rsidDel="00000000" w:rsidR="00000000" w:rsidRPr="00000000">
          <w:rPr>
            <w:rtl w:val="0"/>
            <w:rPrChange w:author="Jerónimo Fotinós" w:id="20" w:date="2025-06-06T19:28:22Z">
              <w:rPr/>
            </w:rPrChange>
          </w:rPr>
          <w:delText xml:space="preserve">a thresholds</w:delText>
        </w:r>
      </w:del>
      <w:r w:rsidDel="00000000" w:rsidR="00000000" w:rsidRPr="00000000">
        <w:rPr>
          <w:rtl w:val="0"/>
        </w:rPr>
        <w:t xml:space="preserve"> for the estimation of stress that affects growth (see section 3).   </w:t>
      </w:r>
      <w:ins w:author="Jerónimo Fotinós" w:id="21" w:date="2025-06-06T19:29:05Z">
        <w:r w:rsidDel="00000000" w:rsidR="00000000" w:rsidRPr="00000000">
          <w:rPr>
            <w:rtl w:val="0"/>
          </w:rPr>
          <w:t xml:space="preserve">By </w:t>
        </w:r>
        <w:r w:rsidDel="00000000" w:rsidR="00000000" w:rsidRPr="00000000">
          <w:rPr>
            <w:rtl w:val="0"/>
            <w:rPrChange w:author="Jerónimo Fotinós" w:id="22" w:date="2025-06-06T19:29:05Z">
              <w:rPr/>
            </w:rPrChange>
          </w:rPr>
          <w:t xml:space="preserve">threshold,</w:t>
        </w:r>
        <w:r w:rsidDel="00000000" w:rsidR="00000000" w:rsidRPr="00000000">
          <w:rPr>
            <w:rtl w:val="0"/>
          </w:rPr>
          <w:t xml:space="preserve"> they mean an upper bound?</w:t>
        </w:r>
      </w:ins>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1"/>
        </w:numPr>
        <w:ind w:left="720" w:hanging="360"/>
        <w:rPr/>
      </w:pPr>
      <w:r w:rsidDel="00000000" w:rsidR="00000000" w:rsidRPr="00000000">
        <w:rPr>
          <w:rtl w:val="0"/>
        </w:rPr>
        <w:t xml:space="preserve">Estimation of the AU</w:t>
      </w:r>
      <w:r w:rsidDel="00000000" w:rsidR="00000000" w:rsidRPr="00000000">
        <w:rPr>
          <w:vertAlign w:val="subscript"/>
          <w:rtl w:val="0"/>
        </w:rPr>
        <w:t xml:space="preserve">T</w:t>
      </w: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The total amount of water that could be stored in a soil depends on </w:t>
      </w:r>
      <w:ins w:author="Jerónimo Fotinós" w:id="23" w:date="2025-06-06T19:29:52Z">
        <w:r w:rsidDel="00000000" w:rsidR="00000000" w:rsidRPr="00000000">
          <w:rPr>
            <w:rtl w:val="0"/>
            <w:rPrChange w:author="Jerónimo Fotinós" w:id="24" w:date="2025-06-06T19:29:52Z">
              <w:rPr/>
            </w:rPrChange>
          </w:rPr>
          <w:t xml:space="preserve">its</w:t>
        </w:r>
      </w:ins>
      <w:del w:author="Jerónimo Fotinós" w:id="23" w:date="2025-06-06T19:29:52Z">
        <w:r w:rsidDel="00000000" w:rsidR="00000000" w:rsidRPr="00000000">
          <w:rPr>
            <w:rtl w:val="0"/>
            <w:rPrChange w:author="Jerónimo Fotinós" w:id="24" w:date="2025-06-06T19:29:52Z">
              <w:rPr/>
            </w:rPrChange>
          </w:rPr>
          <w:delText xml:space="preserve">it’s</w:delText>
        </w:r>
      </w:del>
      <w:r w:rsidDel="00000000" w:rsidR="00000000" w:rsidRPr="00000000">
        <w:rPr>
          <w:rtl w:val="0"/>
        </w:rPr>
        <w:t xml:space="preserve"> characteristics referring to soil type and texture. The maximum water that a soil can hold it’s called CC (mm</w:t>
      </w:r>
      <w:r w:rsidDel="00000000" w:rsidR="00000000" w:rsidRPr="00000000">
        <w:rPr>
          <w:vertAlign w:val="superscript"/>
          <w:rtl w:val="0"/>
        </w:rPr>
        <w:t xml:space="preserve">3</w:t>
      </w:r>
      <w:r w:rsidDel="00000000" w:rsidR="00000000" w:rsidRPr="00000000">
        <w:rPr>
          <w:rtl w:val="0"/>
        </w:rPr>
        <w:t xml:space="preserve"> mm</w:t>
      </w:r>
      <w:r w:rsidDel="00000000" w:rsidR="00000000" w:rsidRPr="00000000">
        <w:rPr>
          <w:vertAlign w:val="superscript"/>
          <w:rtl w:val="0"/>
        </w:rPr>
        <w:t xml:space="preserve">-3</w:t>
      </w:r>
      <w:r w:rsidDel="00000000" w:rsidR="00000000" w:rsidRPr="00000000">
        <w:rPr>
          <w:rtl w:val="0"/>
        </w:rPr>
        <w:t xml:space="preserve">) and the minimum PMP (mm</w:t>
      </w:r>
      <w:r w:rsidDel="00000000" w:rsidR="00000000" w:rsidRPr="00000000">
        <w:rPr>
          <w:vertAlign w:val="superscript"/>
          <w:rtl w:val="0"/>
        </w:rPr>
        <w:t xml:space="preserve">3</w:t>
      </w:r>
      <w:r w:rsidDel="00000000" w:rsidR="00000000" w:rsidRPr="00000000">
        <w:rPr>
          <w:rtl w:val="0"/>
        </w:rPr>
        <w:t xml:space="preserve"> mm</w:t>
      </w:r>
      <w:r w:rsidDel="00000000" w:rsidR="00000000" w:rsidRPr="00000000">
        <w:rPr>
          <w:vertAlign w:val="superscript"/>
          <w:rtl w:val="0"/>
        </w:rPr>
        <w:t xml:space="preserve">-3</w:t>
      </w:r>
      <w:r w:rsidDel="00000000" w:rsidR="00000000" w:rsidRPr="00000000">
        <w:rPr>
          <w:rtl w:val="0"/>
        </w:rPr>
        <w:t xml:space="preserve">). The AU</w:t>
      </w:r>
      <w:r w:rsidDel="00000000" w:rsidR="00000000" w:rsidRPr="00000000">
        <w:rPr>
          <w:vertAlign w:val="subscript"/>
          <w:rtl w:val="0"/>
        </w:rPr>
        <w:t xml:space="preserve">T</w:t>
      </w:r>
      <w:r w:rsidDel="00000000" w:rsidR="00000000" w:rsidRPr="00000000">
        <w:rPr>
          <w:rtl w:val="0"/>
        </w:rPr>
        <w:t xml:space="preserve"> result from multiplying CC by the soil depth. However not all the water contained in the soil could be extracted by crops, existing a lower limit in which the soil water retention don’t allow the plant </w:t>
      </w:r>
      <w:ins w:author="Jerónimo Fotinós" w:id="25" w:date="2025-06-06T19:31:42Z">
        <w:r w:rsidDel="00000000" w:rsidR="00000000" w:rsidRPr="00000000">
          <w:rPr>
            <w:rtl w:val="0"/>
          </w:rPr>
          <w:t xml:space="preserve">to consume this</w:t>
        </w:r>
      </w:ins>
      <w:del w:author="Jerónimo Fotinós" w:id="25" w:date="2025-06-06T19:31:42Z">
        <w:r w:rsidDel="00000000" w:rsidR="00000000" w:rsidRPr="00000000">
          <w:rPr>
            <w:rtl w:val="0"/>
          </w:rPr>
          <w:delText xml:space="preserve">consume these</w:delText>
        </w:r>
      </w:del>
      <w:r w:rsidDel="00000000" w:rsidR="00000000" w:rsidRPr="00000000">
        <w:rPr>
          <w:rtl w:val="0"/>
        </w:rPr>
        <w:t xml:space="preserve"> water, </w:t>
      </w:r>
      <w:commentRangeStart w:id="0"/>
      <w:r w:rsidDel="00000000" w:rsidR="00000000" w:rsidRPr="00000000">
        <w:rPr>
          <w:rtl w:val="0"/>
        </w:rPr>
        <w:t xml:space="preserve">this limit</w:t>
      </w:r>
      <w:del w:author="Jerónimo Fotinós" w:id="26" w:date="2025-06-06T19:32:16Z">
        <w:r w:rsidDel="00000000" w:rsidR="00000000" w:rsidRPr="00000000">
          <w:rPr>
            <w:rtl w:val="0"/>
          </w:rPr>
          <w:delText xml:space="preserve">s</w:delText>
        </w:r>
      </w:del>
      <w:r w:rsidDel="00000000" w:rsidR="00000000" w:rsidRPr="00000000">
        <w:rPr>
          <w:rtl w:val="0"/>
        </w:rPr>
        <w:t xml:space="preserve"> </w:t>
      </w:r>
      <w:ins w:author="Jerónimo Fotinós" w:id="27" w:date="2025-06-06T19:32:25Z">
        <w:r w:rsidDel="00000000" w:rsidR="00000000" w:rsidRPr="00000000">
          <w:rPr>
            <w:rtl w:val="0"/>
          </w:rPr>
          <w:t xml:space="preserve">is</w:t>
        </w:r>
      </w:ins>
      <w:del w:author="Jerónimo Fotinós" w:id="27" w:date="2025-06-06T19:32:25Z">
        <w:r w:rsidDel="00000000" w:rsidR="00000000" w:rsidRPr="00000000">
          <w:rPr>
            <w:rtl w:val="0"/>
          </w:rPr>
          <w:delText xml:space="preserve">it’s</w:delText>
        </w:r>
      </w:del>
      <w:r w:rsidDel="00000000" w:rsidR="00000000" w:rsidRPr="00000000">
        <w:rPr>
          <w:rtl w:val="0"/>
        </w:rPr>
        <w:t xml:space="preserve"> the PMP.</w:t>
      </w:r>
      <w:commentRangeEnd w:id="0"/>
      <w:r w:rsidDel="00000000" w:rsidR="00000000" w:rsidRPr="00000000">
        <w:commentReference w:id="0"/>
      </w:r>
      <w:r w:rsidDel="00000000" w:rsidR="00000000" w:rsidRPr="00000000">
        <w:rPr>
          <w:rtl w:val="0"/>
        </w:rPr>
        <w:t xml:space="preserve"> So AU</w:t>
      </w:r>
      <w:r w:rsidDel="00000000" w:rsidR="00000000" w:rsidRPr="00000000">
        <w:rPr>
          <w:vertAlign w:val="subscript"/>
          <w:rtl w:val="0"/>
        </w:rPr>
        <w:t xml:space="preserve">T</w:t>
      </w:r>
      <w:r w:rsidDel="00000000" w:rsidR="00000000" w:rsidRPr="00000000">
        <w:rPr>
          <w:rtl w:val="0"/>
        </w:rPr>
        <w:t xml:space="preserve"> is defined as follows.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right"/>
        <w:rPr/>
      </w:pPr>
      <w:r w:rsidDel="00000000" w:rsidR="00000000" w:rsidRPr="00000000">
        <w:rPr>
          <w:rtl w:val="0"/>
        </w:rPr>
        <w:t xml:space="preserve">AU</w:t>
      </w:r>
      <w:r w:rsidDel="00000000" w:rsidR="00000000" w:rsidRPr="00000000">
        <w:rPr>
          <w:vertAlign w:val="subscript"/>
          <w:rtl w:val="0"/>
        </w:rPr>
        <w:t xml:space="preserve">T</w:t>
      </w:r>
      <w:r w:rsidDel="00000000" w:rsidR="00000000" w:rsidRPr="00000000">
        <w:rPr>
          <w:rtl w:val="0"/>
        </w:rPr>
        <w:t xml:space="preserve"> = (CC * soil depth) – (PMP * soil depth) </w:t>
        <w:tab/>
        <w:tab/>
        <w:tab/>
        <w:tab/>
        <w:t xml:space="preserve">(Eq.5)</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As the crop </w:t>
      </w:r>
      <w:ins w:author="Jerónimo Fotinós" w:id="28" w:date="2025-06-06T19:32:47Z">
        <w:r w:rsidDel="00000000" w:rsidR="00000000" w:rsidRPr="00000000">
          <w:rPr>
            <w:rtl w:val="0"/>
            <w:rPrChange w:author="Jerónimo Fotinós" w:id="29" w:date="2025-06-06T19:32:47Z">
              <w:rPr/>
            </w:rPrChange>
          </w:rPr>
          <w:t xml:space="preserve">grows,</w:t>
        </w:r>
        <w:r w:rsidDel="00000000" w:rsidR="00000000" w:rsidRPr="00000000">
          <w:rPr>
            <w:rtl w:val="0"/>
          </w:rPr>
          <w:t xml:space="preserve"> </w:t>
        </w:r>
      </w:ins>
      <w:del w:author="Jerónimo Fotinós" w:id="28" w:date="2025-06-06T19:32:47Z">
        <w:r w:rsidDel="00000000" w:rsidR="00000000" w:rsidRPr="00000000">
          <w:rPr>
            <w:rtl w:val="0"/>
          </w:rPr>
          <w:delText xml:space="preserve">growths</w:delText>
        </w:r>
      </w:del>
      <w:r w:rsidDel="00000000" w:rsidR="00000000" w:rsidRPr="00000000">
        <w:rPr>
          <w:rtl w:val="0"/>
        </w:rPr>
        <w:t xml:space="preserve"> root exploration </w:t>
      </w:r>
      <w:ins w:author="Jerónimo Fotinós" w:id="30" w:date="2025-06-06T19:33:10Z">
        <w:r w:rsidDel="00000000" w:rsidR="00000000" w:rsidRPr="00000000">
          <w:rPr>
            <w:rtl w:val="0"/>
          </w:rPr>
          <w:t xml:space="preserve">become</w:t>
        </w:r>
      </w:ins>
      <w:del w:author="Jerónimo Fotinós" w:id="30" w:date="2025-06-06T19:33:10Z">
        <w:r w:rsidDel="00000000" w:rsidR="00000000" w:rsidRPr="00000000">
          <w:rPr>
            <w:rtl w:val="0"/>
          </w:rPr>
          <w:delText xml:space="preserve">became</w:delText>
        </w:r>
      </w:del>
      <w:r w:rsidDel="00000000" w:rsidR="00000000" w:rsidRPr="00000000">
        <w:rPr>
          <w:rtl w:val="0"/>
        </w:rPr>
        <w:t xml:space="preserve"> deeper and new soil layers are explored. This need to be considered in the estimation of the AU</w:t>
      </w:r>
      <w:r w:rsidDel="00000000" w:rsidR="00000000" w:rsidRPr="00000000">
        <w:rPr>
          <w:vertAlign w:val="subscript"/>
          <w:rtl w:val="0"/>
        </w:rPr>
        <w:t xml:space="preserve">T</w:t>
      </w:r>
      <w:r w:rsidDel="00000000" w:rsidR="00000000" w:rsidRPr="00000000">
        <w:rPr>
          <w:rtl w:val="0"/>
        </w:rPr>
        <w:t xml:space="preserve"> because at early crop growth not all the water in the soil could be used by the crop. For this purpose, </w:t>
      </w:r>
      <w:commentRangeStart w:id="1"/>
      <w:r w:rsidDel="00000000" w:rsidR="00000000" w:rsidRPr="00000000">
        <w:rPr>
          <w:rtl w:val="0"/>
        </w:rPr>
        <w:t xml:space="preserve">the soil could be divided in two layers</w:t>
      </w:r>
      <w:commentRangeEnd w:id="1"/>
      <w:r w:rsidDel="00000000" w:rsidR="00000000" w:rsidRPr="00000000">
        <w:commentReference w:id="1"/>
      </w:r>
      <w:r w:rsidDel="00000000" w:rsidR="00000000" w:rsidRPr="00000000">
        <w:rPr>
          <w:rtl w:val="0"/>
        </w:rPr>
        <w:t xml:space="preserve"> C1 and C2 and AU</w:t>
      </w:r>
      <w:r w:rsidDel="00000000" w:rsidR="00000000" w:rsidRPr="00000000">
        <w:rPr>
          <w:vertAlign w:val="subscript"/>
          <w:rtl w:val="0"/>
        </w:rPr>
        <w:t xml:space="preserve">T </w:t>
      </w:r>
      <w:r w:rsidDel="00000000" w:rsidR="00000000" w:rsidRPr="00000000">
        <w:rPr>
          <w:rtl w:val="0"/>
        </w:rPr>
        <w:t xml:space="preserve">be estimated by the sum of each one (AU1 and AU2 respectively). </w:t>
      </w:r>
    </w:p>
    <w:p w:rsidR="00000000" w:rsidDel="00000000" w:rsidP="00000000" w:rsidRDefault="00000000" w:rsidRPr="00000000" w14:paraId="00000097">
      <w:pPr>
        <w:rPr/>
      </w:pPr>
      <w:r w:rsidDel="00000000" w:rsidR="00000000" w:rsidRPr="00000000">
        <w:rPr>
          <w:rtl w:val="0"/>
        </w:rPr>
        <w:t xml:space="preserve">At early stages of crop development only C1 is considered. As the crop growths and new layers of soil are explored by the roots, </w:t>
      </w:r>
      <w:del w:author="Jerónimo Fotinós" w:id="31" w:date="2025-06-20T16:59:44Z">
        <w:r w:rsidDel="00000000" w:rsidR="00000000" w:rsidRPr="00000000">
          <w:rPr>
            <w:rtl w:val="0"/>
          </w:rPr>
          <w:delText xml:space="preserve">the </w:delText>
        </w:r>
      </w:del>
      <w:r w:rsidDel="00000000" w:rsidR="00000000" w:rsidRPr="00000000">
        <w:rPr>
          <w:rtl w:val="0"/>
        </w:rPr>
        <w:t xml:space="preserve">AU2 </w:t>
      </w:r>
      <w:ins w:author="Jerónimo Fotinós" w:id="32" w:date="2025-06-20T16:59:39Z">
        <w:r w:rsidDel="00000000" w:rsidR="00000000" w:rsidRPr="00000000">
          <w:rPr>
            <w:rtl w:val="0"/>
          </w:rPr>
          <w:t xml:space="preserve">starts</w:t>
        </w:r>
      </w:ins>
      <w:del w:author="Jerónimo Fotinós" w:id="32" w:date="2025-06-20T16:59:39Z">
        <w:r w:rsidDel="00000000" w:rsidR="00000000" w:rsidRPr="00000000">
          <w:rPr>
            <w:rtl w:val="0"/>
          </w:rPr>
          <w:delText xml:space="preserve">is start to</w:delText>
        </w:r>
      </w:del>
      <w:r w:rsidDel="00000000" w:rsidR="00000000" w:rsidRPr="00000000">
        <w:rPr>
          <w:rtl w:val="0"/>
        </w:rPr>
        <w:t xml:space="preserve"> being considered. The root exploration is considered by the Eq.6 where the root growth of the simulated day (Crec. Raíz díario – mm día-1) </w:t>
      </w:r>
      <w:ins w:author="Jerónimo Fotinós" w:id="33" w:date="2025-06-20T17:00:40Z">
        <w:r w:rsidDel="00000000" w:rsidR="00000000" w:rsidRPr="00000000">
          <w:rPr>
            <w:rtl w:val="0"/>
          </w:rPr>
          <w:t xml:space="preserve">is</w:t>
        </w:r>
      </w:ins>
      <w:del w:author="Jerónimo Fotinós" w:id="33" w:date="2025-06-20T17:00:40Z">
        <w:r w:rsidDel="00000000" w:rsidR="00000000" w:rsidRPr="00000000">
          <w:rPr>
            <w:rtl w:val="0"/>
          </w:rPr>
          <w:delText xml:space="preserve">it´s</w:delText>
        </w:r>
      </w:del>
      <w:r w:rsidDel="00000000" w:rsidR="00000000" w:rsidRPr="00000000">
        <w:rPr>
          <w:rtl w:val="0"/>
        </w:rPr>
        <w:t xml:space="preserve"> added to the root depth of the day before (Prof. raíces </w:t>
      </w:r>
      <w:r w:rsidDel="00000000" w:rsidR="00000000" w:rsidRPr="00000000">
        <w:rPr>
          <w:vertAlign w:val="subscript"/>
          <w:rtl w:val="0"/>
        </w:rPr>
        <w:t xml:space="preserve">i-1</w:t>
      </w:r>
      <w:r w:rsidDel="00000000" w:rsidR="00000000" w:rsidRPr="00000000">
        <w:rPr>
          <w:rtl w:val="0"/>
        </w:rPr>
        <w:t xml:space="preserve">). The value of the root depth (Prof. raíces</w:t>
      </w:r>
      <w:r w:rsidDel="00000000" w:rsidR="00000000" w:rsidRPr="00000000">
        <w:rPr>
          <w:vertAlign w:val="subscript"/>
          <w:rtl w:val="0"/>
        </w:rPr>
        <w:t xml:space="preserve">i</w:t>
      </w:r>
      <w:r w:rsidDel="00000000" w:rsidR="00000000" w:rsidRPr="00000000">
        <w:rPr>
          <w:rtl w:val="0"/>
        </w:rPr>
        <w:t xml:space="preserve"> is then used for the daily estimation of the AU2. Both parameters are input cultivo.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right"/>
        <w:rPr/>
      </w:pPr>
      <w:r w:rsidDel="00000000" w:rsidR="00000000" w:rsidRPr="00000000">
        <w:rPr>
          <w:rtl w:val="0"/>
        </w:rPr>
        <w:t xml:space="preserve">Prof. Raíces</w:t>
      </w:r>
      <w:r w:rsidDel="00000000" w:rsidR="00000000" w:rsidRPr="00000000">
        <w:rPr>
          <w:vertAlign w:val="subscript"/>
          <w:rtl w:val="0"/>
        </w:rPr>
        <w:t xml:space="preserve">i</w:t>
      </w:r>
      <w:r w:rsidDel="00000000" w:rsidR="00000000" w:rsidRPr="00000000">
        <w:rPr>
          <w:rtl w:val="0"/>
        </w:rPr>
        <w:t xml:space="preserve"> (mm) = Prof raíces </w:t>
      </w:r>
      <w:r w:rsidDel="00000000" w:rsidR="00000000" w:rsidRPr="00000000">
        <w:rPr>
          <w:vertAlign w:val="subscript"/>
          <w:rtl w:val="0"/>
        </w:rPr>
        <w:t xml:space="preserve">i-1</w:t>
      </w:r>
      <w:r w:rsidDel="00000000" w:rsidR="00000000" w:rsidRPr="00000000">
        <w:rPr>
          <w:rtl w:val="0"/>
        </w:rPr>
        <w:t xml:space="preserve"> + Crec. Raíz diario (mm día-1)</w:t>
        <w:tab/>
        <w:tab/>
        <w:tab/>
        <w:t xml:space="preserve">(Eq.6)  </w:t>
      </w:r>
    </w:p>
    <w:p w:rsidR="00000000" w:rsidDel="00000000" w:rsidP="00000000" w:rsidRDefault="00000000" w:rsidRPr="00000000" w14:paraId="0000009A">
      <w:pPr>
        <w:jc w:val="righ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general diagram of those relations </w:t>
      </w:r>
      <w:ins w:author="Jerónimo Fotinós" w:id="34" w:date="2025-06-20T17:01:23Z">
        <w:r w:rsidDel="00000000" w:rsidR="00000000" w:rsidRPr="00000000">
          <w:rPr>
            <w:rtl w:val="0"/>
          </w:rPr>
          <w:t xml:space="preserve">is shown</w:t>
        </w:r>
      </w:ins>
      <w:del w:author="Jerónimo Fotinós" w:id="34" w:date="2025-06-20T17:01:23Z">
        <w:r w:rsidDel="00000000" w:rsidR="00000000" w:rsidRPr="00000000">
          <w:rPr>
            <w:rtl w:val="0"/>
          </w:rPr>
          <w:delText xml:space="preserve">are showed</w:delText>
        </w:r>
      </w:del>
      <w:r w:rsidDel="00000000" w:rsidR="00000000" w:rsidRPr="00000000">
        <w:rPr>
          <w:rtl w:val="0"/>
        </w:rPr>
        <w:t xml:space="preserve"> in figure 5</w:t>
      </w:r>
      <w:ins w:author="Jerónimo Fotinós" w:id="35" w:date="2025-06-20T17:01:52Z">
        <w:r w:rsidDel="00000000" w:rsidR="00000000" w:rsidRPr="00000000">
          <w:rPr>
            <w:rtl w:val="0"/>
          </w:rPr>
          <w:t xml:space="preserve">,</w:t>
        </w:r>
      </w:ins>
      <w:r w:rsidDel="00000000" w:rsidR="00000000" w:rsidRPr="00000000">
        <w:rPr>
          <w:rtl w:val="0"/>
        </w:rPr>
        <w:t xml:space="preserve"> and in </w:t>
      </w:r>
      <w:commentRangeStart w:id="2"/>
      <w:r w:rsidDel="00000000" w:rsidR="00000000" w:rsidRPr="00000000">
        <w:rPr>
          <w:rtl w:val="0"/>
        </w:rPr>
        <w:t xml:space="preserve">table 4</w:t>
      </w:r>
      <w:ins w:author="Jerónimo Fotinós" w:id="36" w:date="2025-06-20T17:02:03Z">
        <w:commentRangeEnd w:id="2"/>
        <w:r w:rsidDel="00000000" w:rsidR="00000000" w:rsidRPr="00000000">
          <w:commentReference w:id="2"/>
        </w:r>
        <w:r w:rsidDel="00000000" w:rsidR="00000000" w:rsidRPr="00000000">
          <w:rPr>
            <w:rtl w:val="0"/>
          </w:rPr>
          <w:t xml:space="preserve">,</w:t>
        </w:r>
      </w:ins>
      <w:r w:rsidDel="00000000" w:rsidR="00000000" w:rsidRPr="00000000">
        <w:rPr>
          <w:rtl w:val="0"/>
        </w:rPr>
        <w:t xml:space="preserve"> the daily root growth for different crops.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7621</wp:posOffset>
                </wp:positionV>
                <wp:extent cx="5780405" cy="304232"/>
                <wp:effectExtent b="0" l="0" r="0" t="0"/>
                <wp:wrapTopAndBottom distB="45720" distT="45720"/>
                <wp:docPr id="12" name=""/>
                <a:graphic>
                  <a:graphicData uri="http://schemas.microsoft.com/office/word/2010/wordprocessingShape">
                    <wps:wsp>
                      <wps:cNvSpPr/>
                      <wps:cNvPr id="31" name="Shape 31"/>
                      <wps:spPr>
                        <a:xfrm>
                          <a:off x="2460550" y="3077692"/>
                          <a:ext cx="5770800" cy="28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Table 3. </w:t>
                            </w:r>
                            <w:r w:rsidDel="00000000" w:rsidR="00000000" w:rsidRPr="00000000">
                              <w:rPr>
                                <w:rFonts w:ascii="Arial" w:cs="Arial" w:eastAsia="Arial" w:hAnsi="Arial"/>
                                <w:b w:val="0"/>
                                <w:i w:val="0"/>
                                <w:smallCaps w:val="0"/>
                                <w:strike w:val="0"/>
                                <w:color w:val="000000"/>
                                <w:sz w:val="18"/>
                                <w:vertAlign w:val="baseline"/>
                              </w:rPr>
                              <w:t xml:space="preserve">Crop parameters of daily root growth mm day-1 for different crop species.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7621</wp:posOffset>
                </wp:positionV>
                <wp:extent cx="5780405" cy="304232"/>
                <wp:effectExtent b="0" l="0" r="0" t="0"/>
                <wp:wrapTopAndBottom distB="45720" distT="45720"/>
                <wp:docPr id="12"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780405" cy="304232"/>
                        </a:xfrm>
                        <a:prstGeom prst="rect"/>
                        <a:ln/>
                      </pic:spPr>
                    </pic:pic>
                  </a:graphicData>
                </a:graphic>
              </wp:anchor>
            </w:drawing>
          </mc:Fallback>
        </mc:AlternateContent>
      </w:r>
    </w:p>
    <w:tbl>
      <w:tblPr>
        <w:tblStyle w:val="Table9"/>
        <w:tblW w:w="3585.0" w:type="dxa"/>
        <w:jc w:val="center"/>
        <w:tblBorders>
          <w:top w:color="000000" w:space="0" w:sz="4" w:val="single"/>
          <w:bottom w:color="000000" w:space="0" w:sz="4" w:val="single"/>
        </w:tblBorders>
        <w:tblLayout w:type="fixed"/>
        <w:tblLook w:val="0600"/>
      </w:tblPr>
      <w:tblGrid>
        <w:gridCol w:w="1785"/>
        <w:gridCol w:w="1800"/>
        <w:tblGridChange w:id="0">
          <w:tblGrid>
            <w:gridCol w:w="1785"/>
            <w:gridCol w:w="1800"/>
          </w:tblGrid>
        </w:tblGridChange>
      </w:tblGrid>
      <w:tr>
        <w:trPr>
          <w:cantSplit w:val="0"/>
          <w:trHeight w:val="50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9E">
            <w:pPr>
              <w:spacing w:before="240" w:lineRule="auto"/>
              <w:jc w:val="center"/>
              <w:rPr>
                <w:sz w:val="20"/>
                <w:szCs w:val="20"/>
              </w:rPr>
            </w:pPr>
            <w:r w:rsidDel="00000000" w:rsidR="00000000" w:rsidRPr="00000000">
              <w:rPr>
                <w:sz w:val="20"/>
                <w:szCs w:val="20"/>
                <w:rtl w:val="0"/>
              </w:rPr>
              <w:t xml:space="preserve">Crop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F">
            <w:pPr>
              <w:spacing w:before="240" w:lineRule="auto"/>
              <w:jc w:val="center"/>
              <w:rPr>
                <w:sz w:val="20"/>
                <w:szCs w:val="20"/>
              </w:rPr>
            </w:pPr>
            <w:r w:rsidDel="00000000" w:rsidR="00000000" w:rsidRPr="00000000">
              <w:rPr>
                <w:sz w:val="20"/>
                <w:szCs w:val="20"/>
                <w:rtl w:val="0"/>
              </w:rPr>
              <w:t xml:space="preserve">Crec. Raíz diario (mm dia-1)</w:t>
            </w:r>
          </w:p>
        </w:tc>
      </w:tr>
      <w:tr>
        <w:trPr>
          <w:cantSplit w:val="0"/>
          <w:trHeight w:val="500"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0A0">
            <w:pPr>
              <w:spacing w:before="240" w:lineRule="auto"/>
              <w:jc w:val="center"/>
              <w:rPr>
                <w:sz w:val="20"/>
                <w:szCs w:val="20"/>
              </w:rPr>
            </w:pPr>
            <w:r w:rsidDel="00000000" w:rsidR="00000000" w:rsidRPr="00000000">
              <w:rPr>
                <w:sz w:val="20"/>
                <w:szCs w:val="20"/>
                <w:rtl w:val="0"/>
              </w:rPr>
              <w:t xml:space="preserve">Maize</w:t>
            </w:r>
          </w:p>
        </w:tc>
        <w:tc>
          <w:tcPr>
            <w:tcBorders>
              <w:top w:color="000000" w:space="0" w:sz="4" w:val="single"/>
              <w:left w:color="000000" w:space="0" w:sz="4" w:val="single"/>
            </w:tcBorders>
          </w:tcPr>
          <w:p w:rsidR="00000000" w:rsidDel="00000000" w:rsidP="00000000" w:rsidRDefault="00000000" w:rsidRPr="00000000" w14:paraId="000000A1">
            <w:pPr>
              <w:spacing w:before="240" w:lineRule="auto"/>
              <w:jc w:val="center"/>
              <w:rPr>
                <w:sz w:val="20"/>
                <w:szCs w:val="20"/>
              </w:rPr>
            </w:pPr>
            <w:r w:rsidDel="00000000" w:rsidR="00000000" w:rsidRPr="00000000">
              <w:rPr>
                <w:sz w:val="20"/>
                <w:szCs w:val="20"/>
                <w:rtl w:val="0"/>
              </w:rPr>
              <w:t xml:space="preserve">30</w:t>
            </w:r>
          </w:p>
        </w:tc>
      </w:tr>
      <w:tr>
        <w:trPr>
          <w:cantSplit w:val="0"/>
          <w:trHeight w:val="500"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A2">
            <w:pPr>
              <w:spacing w:before="240" w:lineRule="auto"/>
              <w:jc w:val="center"/>
              <w:rPr>
                <w:sz w:val="20"/>
                <w:szCs w:val="20"/>
              </w:rPr>
            </w:pPr>
            <w:r w:rsidDel="00000000" w:rsidR="00000000" w:rsidRPr="00000000">
              <w:rPr>
                <w:sz w:val="20"/>
                <w:szCs w:val="20"/>
                <w:rtl w:val="0"/>
              </w:rPr>
              <w:t xml:space="preserve">Soybean</w:t>
            </w:r>
          </w:p>
        </w:tc>
        <w:tc>
          <w:tcPr>
            <w:tcBorders>
              <w:left w:color="000000" w:space="0" w:sz="4" w:val="single"/>
            </w:tcBorders>
          </w:tcPr>
          <w:p w:rsidR="00000000" w:rsidDel="00000000" w:rsidP="00000000" w:rsidRDefault="00000000" w:rsidRPr="00000000" w14:paraId="000000A3">
            <w:pPr>
              <w:spacing w:before="240" w:lineRule="auto"/>
              <w:jc w:val="center"/>
              <w:rPr>
                <w:sz w:val="20"/>
                <w:szCs w:val="20"/>
              </w:rPr>
            </w:pPr>
            <w:r w:rsidDel="00000000" w:rsidR="00000000" w:rsidRPr="00000000">
              <w:rPr>
                <w:sz w:val="20"/>
                <w:szCs w:val="20"/>
                <w:rtl w:val="0"/>
              </w:rPr>
              <w:t xml:space="preserve">34</w:t>
            </w:r>
          </w:p>
        </w:tc>
      </w:tr>
      <w:tr>
        <w:trPr>
          <w:cantSplit w:val="0"/>
          <w:trHeight w:val="500"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0A4">
            <w:pPr>
              <w:spacing w:before="240" w:lineRule="auto"/>
              <w:jc w:val="center"/>
              <w:rPr>
                <w:sz w:val="20"/>
                <w:szCs w:val="20"/>
              </w:rPr>
            </w:pPr>
            <w:r w:rsidDel="00000000" w:rsidR="00000000" w:rsidRPr="00000000">
              <w:rPr>
                <w:sz w:val="20"/>
                <w:szCs w:val="20"/>
                <w:rtl w:val="0"/>
              </w:rPr>
              <w:t xml:space="preserve">Wheat</w:t>
            </w:r>
          </w:p>
        </w:tc>
        <w:tc>
          <w:tcPr>
            <w:tcBorders>
              <w:left w:color="000000" w:space="0" w:sz="4" w:val="single"/>
            </w:tcBorders>
          </w:tcPr>
          <w:p w:rsidR="00000000" w:rsidDel="00000000" w:rsidP="00000000" w:rsidRDefault="00000000" w:rsidRPr="00000000" w14:paraId="000000A5">
            <w:pPr>
              <w:spacing w:before="240" w:lineRule="auto"/>
              <w:jc w:val="center"/>
              <w:rPr>
                <w:sz w:val="20"/>
                <w:szCs w:val="20"/>
              </w:rPr>
            </w:pPr>
            <w:r w:rsidDel="00000000" w:rsidR="00000000" w:rsidRPr="00000000">
              <w:rPr>
                <w:sz w:val="20"/>
                <w:szCs w:val="20"/>
                <w:rtl w:val="0"/>
              </w:rPr>
              <w:t xml:space="preserve">21</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574327"/>
                <wp:effectExtent b="0" l="0" r="0" t="0"/>
                <wp:wrapTopAndBottom distB="0" distT="0"/>
                <wp:docPr id="2" name=""/>
                <a:graphic>
                  <a:graphicData uri="http://schemas.microsoft.com/office/word/2010/wordprocessingGroup">
                    <wpg:wgp>
                      <wpg:cNvGrpSpPr/>
                      <wpg:grpSpPr>
                        <a:xfrm>
                          <a:off x="2374200" y="2492825"/>
                          <a:ext cx="5943600" cy="2574327"/>
                          <a:chOff x="2374200" y="2492825"/>
                          <a:chExt cx="5943625" cy="2574350"/>
                        </a:xfrm>
                      </wpg:grpSpPr>
                      <wpg:grpSp>
                        <wpg:cNvGrpSpPr/>
                        <wpg:grpSpPr>
                          <a:xfrm>
                            <a:off x="2374200" y="2492837"/>
                            <a:ext cx="5943600" cy="2574327"/>
                            <a:chOff x="0" y="0"/>
                            <a:chExt cx="5943600" cy="2574327"/>
                          </a:xfrm>
                        </wpg:grpSpPr>
                        <wps:wsp>
                          <wps:cNvSpPr/>
                          <wps:cNvPr id="3" name="Shape 3"/>
                          <wps:spPr>
                            <a:xfrm>
                              <a:off x="0" y="0"/>
                              <a:ext cx="5943600" cy="257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4">
                              <a:alphaModFix/>
                            </a:blip>
                            <a:srcRect b="0" l="0" r="0" t="0"/>
                            <a:stretch/>
                          </pic:blipFill>
                          <pic:spPr>
                            <a:xfrm>
                              <a:off x="0" y="0"/>
                              <a:ext cx="5943600" cy="2199640"/>
                            </a:xfrm>
                            <a:prstGeom prst="rect">
                              <a:avLst/>
                            </a:prstGeom>
                            <a:noFill/>
                            <a:ln>
                              <a:noFill/>
                            </a:ln>
                          </pic:spPr>
                        </pic:pic>
                        <wps:wsp>
                          <wps:cNvSpPr/>
                          <wps:cNvPr id="10" name="Shape 10"/>
                          <wps:spPr>
                            <a:xfrm>
                              <a:off x="0" y="2210473"/>
                              <a:ext cx="5771514" cy="36385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5.</w:t>
                                </w:r>
                                <w:r w:rsidDel="00000000" w:rsidR="00000000" w:rsidRPr="00000000">
                                  <w:rPr>
                                    <w:rFonts w:ascii="Arial" w:cs="Arial" w:eastAsia="Arial" w:hAnsi="Arial"/>
                                    <w:b w:val="0"/>
                                    <w:i w:val="0"/>
                                    <w:smallCaps w:val="0"/>
                                    <w:strike w:val="0"/>
                                    <w:color w:val="000000"/>
                                    <w:sz w:val="18"/>
                                    <w:vertAlign w:val="baseline"/>
                                  </w:rPr>
                                  <w:t xml:space="preserve"> General diagram that relates all the parameters needed for the daily estimation of AU</w:t>
                                </w:r>
                                <w:r w:rsidDel="00000000" w:rsidR="00000000" w:rsidRPr="00000000">
                                  <w:rPr>
                                    <w:rFonts w:ascii="Arial" w:cs="Arial" w:eastAsia="Arial" w:hAnsi="Arial"/>
                                    <w:b w:val="0"/>
                                    <w:i w:val="0"/>
                                    <w:smallCaps w:val="0"/>
                                    <w:strike w:val="0"/>
                                    <w:color w:val="000000"/>
                                    <w:sz w:val="18"/>
                                    <w:vertAlign w:val="subscript"/>
                                  </w:rPr>
                                  <w:t xml:space="preserve">T</w:t>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574327"/>
                <wp:effectExtent b="0" l="0" r="0" t="0"/>
                <wp:wrapTopAndBottom distB="0" distT="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943600" cy="2574327"/>
                        </a:xfrm>
                        <a:prstGeom prst="rect"/>
                        <a:ln/>
                      </pic:spPr>
                    </pic:pic>
                  </a:graphicData>
                </a:graphic>
              </wp:anchor>
            </w:drawing>
          </mc:Fallback>
        </mc:AlternateContent>
      </w:r>
    </w:p>
    <w:p w:rsidR="00000000" w:rsidDel="00000000" w:rsidP="00000000" w:rsidRDefault="00000000" w:rsidRPr="00000000" w14:paraId="000000A9">
      <w:pPr>
        <w:pStyle w:val="Heading2"/>
        <w:numPr>
          <w:ilvl w:val="1"/>
          <w:numId w:val="1"/>
        </w:numPr>
        <w:ind w:left="720" w:hanging="360"/>
        <w:rPr/>
      </w:pPr>
      <w:r w:rsidDel="00000000" w:rsidR="00000000" w:rsidRPr="00000000">
        <w:rPr>
          <w:rtl w:val="0"/>
        </w:rPr>
        <w:t xml:space="preserve">Estimation of AD</w:t>
      </w:r>
      <w:r w:rsidDel="00000000" w:rsidR="00000000" w:rsidRPr="00000000">
        <w:rPr>
          <w:vertAlign w:val="subscript"/>
          <w:rtl w:val="0"/>
        </w:rPr>
        <w:t xml:space="preserve">T</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Total available water is estimated daily by a balance between the inputs and the outputs of water. In the model the AD</w:t>
      </w:r>
      <w:r w:rsidDel="00000000" w:rsidR="00000000" w:rsidRPr="00000000">
        <w:rPr>
          <w:vertAlign w:val="subscript"/>
          <w:rtl w:val="0"/>
        </w:rPr>
        <w:t xml:space="preserve">T</w:t>
      </w:r>
      <w:r w:rsidDel="00000000" w:rsidR="00000000" w:rsidRPr="00000000">
        <w:rPr>
          <w:rtl w:val="0"/>
        </w:rPr>
        <w:t xml:space="preserve"> is estimated for the two soil layers described above separately. For the first soil layer (A.disp1) AD</w:t>
      </w:r>
      <w:r w:rsidDel="00000000" w:rsidR="00000000" w:rsidRPr="00000000">
        <w:rPr>
          <w:vertAlign w:val="subscript"/>
          <w:rtl w:val="0"/>
        </w:rPr>
        <w:t xml:space="preserve">T </w:t>
      </w:r>
      <w:r w:rsidDel="00000000" w:rsidR="00000000" w:rsidRPr="00000000">
        <w:rPr>
          <w:rtl w:val="0"/>
        </w:rPr>
        <w:t xml:space="preserve">could be estimated by: i) Equation 7 ; ii) SMAP images (sm_rootzone).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A.disp1 = A.disp 1 </w:t>
      </w:r>
      <w:r w:rsidDel="00000000" w:rsidR="00000000" w:rsidRPr="00000000">
        <w:rPr>
          <w:vertAlign w:val="subscript"/>
          <w:rtl w:val="0"/>
        </w:rPr>
        <w:t xml:space="preserve">x-1</w:t>
      </w:r>
      <w:r w:rsidDel="00000000" w:rsidR="00000000" w:rsidRPr="00000000">
        <w:rPr>
          <w:rtl w:val="0"/>
        </w:rPr>
        <w:t xml:space="preserve"> + precipitations – superficial drainage – run off – soil evaporation– crop transpiration  </w:t>
        <w:tab/>
        <w:tab/>
        <w:tab/>
        <w:tab/>
        <w:tab/>
        <w:t xml:space="preserve">(Eq.7)</w:t>
      </w:r>
    </w:p>
    <w:p w:rsidR="00000000" w:rsidDel="00000000" w:rsidP="00000000" w:rsidRDefault="00000000" w:rsidRPr="00000000" w14:paraId="000000AD">
      <w:pPr>
        <w:spacing w:after="240" w:before="240" w:lineRule="auto"/>
        <w:rPr/>
      </w:pPr>
      <w:r w:rsidDel="00000000" w:rsidR="00000000" w:rsidRPr="00000000">
        <w:rPr>
          <w:rtl w:val="0"/>
        </w:rPr>
        <w:t xml:space="preserve">For the second soil layer, A.disp 2 is estimated as follows.</w:t>
      </w:r>
    </w:p>
    <w:p w:rsidR="00000000" w:rsidDel="00000000" w:rsidP="00000000" w:rsidRDefault="00000000" w:rsidRPr="00000000" w14:paraId="000000AE">
      <w:pPr>
        <w:rPr/>
      </w:pPr>
      <w:r w:rsidDel="00000000" w:rsidR="00000000" w:rsidRPr="00000000">
        <w:rPr>
          <w:rtl w:val="0"/>
        </w:rPr>
        <w:t xml:space="preserve">A.disp2 = A.disp 2 </w:t>
      </w:r>
      <w:r w:rsidDel="00000000" w:rsidR="00000000" w:rsidRPr="00000000">
        <w:rPr>
          <w:vertAlign w:val="subscript"/>
          <w:rtl w:val="0"/>
        </w:rPr>
        <w:t xml:space="preserve">x-1</w:t>
      </w:r>
      <w:r w:rsidDel="00000000" w:rsidR="00000000" w:rsidRPr="00000000">
        <w:rPr>
          <w:rtl w:val="0"/>
        </w:rPr>
        <w:t xml:space="preserve"> + percolation – drainage – crop transpiration + available water for root extension  </w:t>
        <w:tab/>
        <w:tab/>
        <w:tab/>
        <w:tab/>
        <w:tab/>
        <w:t xml:space="preserve">(Eq.8)</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parameters of the above equations and their estimations are divided in inputs and outputs of water for their explanation.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numPr>
          <w:ilvl w:val="2"/>
          <w:numId w:val="1"/>
        </w:numPr>
        <w:ind w:left="1080" w:hanging="720"/>
        <w:rPr/>
      </w:pPr>
      <w:r w:rsidDel="00000000" w:rsidR="00000000" w:rsidRPr="00000000">
        <w:rPr>
          <w:rtl w:val="0"/>
        </w:rPr>
        <w:t xml:space="preserve">Inputs of water</w:t>
      </w:r>
    </w:p>
    <w:p w:rsidR="00000000" w:rsidDel="00000000" w:rsidP="00000000" w:rsidRDefault="00000000" w:rsidRPr="00000000" w14:paraId="000000B4">
      <w:pPr>
        <w:rPr/>
      </w:pPr>
      <w:r w:rsidDel="00000000" w:rsidR="00000000" w:rsidRPr="00000000">
        <w:rPr>
          <w:rtl w:val="0"/>
        </w:rPr>
        <w:t xml:space="preserve">For the first soil layer the only input of water are daily precipitations obtained by the input clima. For the second soil layer the inputs came from percolation of the upper soil layer and the new available water as a consequence of new soil exploration as root depth. Percolation is the same value of the drainage amount of water of the first layer of soil (see outputs for further explanation). </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pStyle w:val="Heading3"/>
        <w:numPr>
          <w:ilvl w:val="2"/>
          <w:numId w:val="1"/>
        </w:numPr>
        <w:ind w:left="1080" w:hanging="720"/>
        <w:rPr/>
      </w:pPr>
      <w:r w:rsidDel="00000000" w:rsidR="00000000" w:rsidRPr="00000000">
        <w:rPr>
          <w:rtl w:val="0"/>
        </w:rPr>
        <w:t xml:space="preserve">Outputs of water </w:t>
      </w:r>
    </w:p>
    <w:p w:rsidR="00000000" w:rsidDel="00000000" w:rsidP="00000000" w:rsidRDefault="00000000" w:rsidRPr="00000000" w14:paraId="000000B7">
      <w:pPr>
        <w:pStyle w:val="Heading4"/>
        <w:numPr>
          <w:ilvl w:val="3"/>
          <w:numId w:val="1"/>
        </w:numPr>
        <w:ind w:left="1080" w:hanging="720"/>
        <w:rPr/>
      </w:pPr>
      <w:r w:rsidDel="00000000" w:rsidR="00000000" w:rsidRPr="00000000">
        <w:rPr>
          <w:rtl w:val="0"/>
        </w:rPr>
        <w:t xml:space="preserve">Superficial drainage </w:t>
      </w:r>
    </w:p>
    <w:p w:rsidR="00000000" w:rsidDel="00000000" w:rsidP="00000000" w:rsidRDefault="00000000" w:rsidRPr="00000000" w14:paraId="000000B8">
      <w:pPr>
        <w:rPr/>
      </w:pPr>
      <w:r w:rsidDel="00000000" w:rsidR="00000000" w:rsidRPr="00000000">
        <w:rPr>
          <w:rtl w:val="0"/>
        </w:rPr>
        <w:t xml:space="preserve">Drainage occurs in both soil layers. It starts to be considered when AD</w:t>
      </w:r>
      <w:r w:rsidDel="00000000" w:rsidR="00000000" w:rsidRPr="00000000">
        <w:rPr>
          <w:vertAlign w:val="subscript"/>
          <w:rtl w:val="0"/>
        </w:rPr>
        <w:t xml:space="preserve">T</w:t>
      </w:r>
      <w:r w:rsidDel="00000000" w:rsidR="00000000" w:rsidRPr="00000000">
        <w:rPr>
          <w:rtl w:val="0"/>
        </w:rPr>
        <w:t xml:space="preserve"> of a layer is higher that AU</w:t>
      </w:r>
      <w:r w:rsidDel="00000000" w:rsidR="00000000" w:rsidRPr="00000000">
        <w:rPr>
          <w:vertAlign w:val="subscript"/>
          <w:rtl w:val="0"/>
        </w:rPr>
        <w:t xml:space="preserve">T</w:t>
      </w:r>
      <w:r w:rsidDel="00000000" w:rsidR="00000000" w:rsidRPr="00000000">
        <w:rPr>
          <w:rtl w:val="0"/>
        </w:rPr>
        <w:t xml:space="preserve">. The extra amount of water resulting by the difference between AU</w:t>
      </w:r>
      <w:r w:rsidDel="00000000" w:rsidR="00000000" w:rsidRPr="00000000">
        <w:rPr>
          <w:vertAlign w:val="subscript"/>
          <w:rtl w:val="0"/>
        </w:rPr>
        <w:t xml:space="preserve">T</w:t>
      </w:r>
      <w:r w:rsidDel="00000000" w:rsidR="00000000" w:rsidRPr="00000000">
        <w:rPr>
          <w:rtl w:val="0"/>
        </w:rPr>
        <w:t xml:space="preserve">-AD</w:t>
      </w:r>
      <w:r w:rsidDel="00000000" w:rsidR="00000000" w:rsidRPr="00000000">
        <w:rPr>
          <w:vertAlign w:val="subscript"/>
          <w:rtl w:val="0"/>
        </w:rPr>
        <w:t xml:space="preserve">T</w:t>
      </w:r>
      <w:r w:rsidDel="00000000" w:rsidR="00000000" w:rsidRPr="00000000">
        <w:rPr>
          <w:rtl w:val="0"/>
        </w:rPr>
        <w:t xml:space="preserve">  will drain according to a drainage coefficient (Coef. Drenaje) that came from “input suelo” and depends on soil characteristics. That coefficient indicates the percentage of water that will drain per day after the soil is saturated (Table 3). In the figure 6 it’s exemplified how this coefficient works.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914400</wp:posOffset>
                </wp:positionV>
                <wp:extent cx="5771514" cy="2377585"/>
                <wp:effectExtent b="0" l="0" r="0" t="0"/>
                <wp:wrapTopAndBottom distB="0" distT="0"/>
                <wp:docPr id="7" name=""/>
                <a:graphic>
                  <a:graphicData uri="http://schemas.microsoft.com/office/word/2010/wordprocessingGroup">
                    <wpg:wgp>
                      <wpg:cNvGrpSpPr/>
                      <wpg:grpSpPr>
                        <a:xfrm>
                          <a:off x="2460225" y="2591200"/>
                          <a:ext cx="5771514" cy="2377585"/>
                          <a:chOff x="2460225" y="2591200"/>
                          <a:chExt cx="5771550" cy="2377600"/>
                        </a:xfrm>
                      </wpg:grpSpPr>
                      <wpg:grpSp>
                        <wpg:cNvGrpSpPr/>
                        <wpg:grpSpPr>
                          <a:xfrm>
                            <a:off x="2460243" y="2591208"/>
                            <a:ext cx="5771514" cy="2377585"/>
                            <a:chOff x="0" y="0"/>
                            <a:chExt cx="5771514" cy="2377585"/>
                          </a:xfrm>
                        </wpg:grpSpPr>
                        <wps:wsp>
                          <wps:cNvSpPr/>
                          <wps:cNvPr id="3" name="Shape 3"/>
                          <wps:spPr>
                            <a:xfrm>
                              <a:off x="0" y="0"/>
                              <a:ext cx="5771500" cy="237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5">
                              <a:alphaModFix/>
                            </a:blip>
                            <a:srcRect b="0" l="0" r="0" t="0"/>
                            <a:stretch/>
                          </pic:blipFill>
                          <pic:spPr>
                            <a:xfrm>
                              <a:off x="276625" y="0"/>
                              <a:ext cx="5293995" cy="1882775"/>
                            </a:xfrm>
                            <a:prstGeom prst="rect">
                              <a:avLst/>
                            </a:prstGeom>
                            <a:noFill/>
                            <a:ln>
                              <a:noFill/>
                            </a:ln>
                          </pic:spPr>
                        </pic:pic>
                        <wps:wsp>
                          <wps:cNvSpPr/>
                          <wps:cNvPr id="22" name="Shape 22"/>
                          <wps:spPr>
                            <a:xfrm>
                              <a:off x="0" y="1882286"/>
                              <a:ext cx="5771514" cy="4952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6.</w:t>
                                </w:r>
                                <w:r w:rsidDel="00000000" w:rsidR="00000000" w:rsidRPr="00000000">
                                  <w:rPr>
                                    <w:rFonts w:ascii="Arial" w:cs="Arial" w:eastAsia="Arial" w:hAnsi="Arial"/>
                                    <w:b w:val="0"/>
                                    <w:i w:val="0"/>
                                    <w:smallCaps w:val="0"/>
                                    <w:strike w:val="0"/>
                                    <w:color w:val="000000"/>
                                    <w:sz w:val="18"/>
                                    <w:vertAlign w:val="baseline"/>
                                  </w:rPr>
                                  <w:t xml:space="preserve"> Variations in the soil water content after the soil it’s saturated. Solid and dotted lines indicate two examples of different soils with different coefficients.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914400</wp:posOffset>
                </wp:positionV>
                <wp:extent cx="5771514" cy="2377585"/>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771514" cy="2377585"/>
                        </a:xfrm>
                        <a:prstGeom prst="rect"/>
                        <a:ln/>
                      </pic:spPr>
                    </pic:pic>
                  </a:graphicData>
                </a:graphic>
              </wp:anchor>
            </w:drawing>
          </mc:Fallback>
        </mc:AlternateContent>
      </w:r>
    </w:p>
    <w:p w:rsidR="00000000" w:rsidDel="00000000" w:rsidP="00000000" w:rsidRDefault="00000000" w:rsidRPr="00000000" w14:paraId="000000B9">
      <w:pPr>
        <w:rPr/>
      </w:pPr>
      <w:ins w:author="Jerónimo Fotinós" w:id="37" w:date="2025-06-20T20:28:14Z">
        <w:r w:rsidDel="00000000" w:rsidR="00000000" w:rsidRPr="00000000">
          <w:rPr>
            <w:rtl w:val="0"/>
          </w:rPr>
          <w:t xml:space="preserve">In the figure above, “</w:t>
        </w:r>
        <w:r w:rsidDel="00000000" w:rsidR="00000000" w:rsidRPr="00000000">
          <w:rPr>
            <w:rtl w:val="0"/>
            <w:rPrChange w:author="Jerónimo Fotinós" w:id="38" w:date="2025-06-20T20:28:14Z">
              <w:rPr/>
            </w:rPrChange>
          </w:rPr>
          <w:t xml:space="preserve">drenaje = 0 si agua disponible ≤ agua útil</w:t>
        </w:r>
        <w:r w:rsidDel="00000000" w:rsidR="00000000" w:rsidRPr="00000000">
          <w:rPr>
            <w:rtl w:val="0"/>
          </w:rPr>
          <w:t xml:space="preserve">” es un poco confuso, yo podría los nombre completos “</w:t>
        </w:r>
        <w:r w:rsidDel="00000000" w:rsidR="00000000" w:rsidRPr="00000000">
          <w:rPr>
            <w:rtl w:val="0"/>
            <w:rPrChange w:author="Jerónimo Fotinós" w:id="38" w:date="2025-06-20T20:28:14Z">
              <w:rPr/>
            </w:rPrChange>
          </w:rPr>
          <w:t xml:space="preserve">drenaje = 0 si agua disponible en el suelo ≤ máxima agua útil que el suelo puede contener</w:t>
        </w:r>
        <w:r w:rsidDel="00000000" w:rsidR="00000000" w:rsidRPr="00000000">
          <w:rPr>
            <w:rtl w:val="0"/>
          </w:rPr>
          <w:t xml:space="preserve">” o las variables “Drenaje = 0 si AD_T ≤ AU_T”.</w:t>
        </w:r>
      </w:ins>
      <w:r w:rsidDel="00000000" w:rsidR="00000000" w:rsidRPr="00000000">
        <w:rPr>
          <w:rtl w:val="0"/>
        </w:rPr>
      </w:r>
    </w:p>
    <w:p w:rsidR="00000000" w:rsidDel="00000000" w:rsidP="00000000" w:rsidRDefault="00000000" w:rsidRPr="00000000" w14:paraId="000000BA">
      <w:pPr>
        <w:pStyle w:val="Heading4"/>
        <w:numPr>
          <w:ilvl w:val="3"/>
          <w:numId w:val="1"/>
        </w:numPr>
        <w:ind w:left="1080" w:hanging="720"/>
        <w:rPr/>
      </w:pPr>
      <w:r w:rsidDel="00000000" w:rsidR="00000000" w:rsidRPr="00000000">
        <w:rPr>
          <w:rtl w:val="0"/>
        </w:rPr>
        <w:t xml:space="preserve">Run off</w:t>
      </w:r>
    </w:p>
    <w:p w:rsidR="00000000" w:rsidDel="00000000" w:rsidP="00000000" w:rsidRDefault="00000000" w:rsidRPr="00000000" w14:paraId="000000BB">
      <w:pPr>
        <w:pageBreakBefore w:val="0"/>
        <w:rPr/>
      </w:pPr>
      <w:r w:rsidDel="00000000" w:rsidR="00000000" w:rsidRPr="00000000">
        <w:rPr>
          <w:rtl w:val="0"/>
        </w:rPr>
        <w:t xml:space="preserve">Run off </w:t>
      </w:r>
      <w:ins w:author="Jerónimo Fotinós" w:id="39" w:date="2025-06-20T20:33:09Z">
        <w:r w:rsidDel="00000000" w:rsidR="00000000" w:rsidRPr="00000000">
          <w:rPr>
            <w:rtl w:val="0"/>
          </w:rPr>
          <w:t xml:space="preserve">is</w:t>
        </w:r>
      </w:ins>
      <w:del w:author="Jerónimo Fotinós" w:id="39" w:date="2025-06-20T20:33:09Z">
        <w:r w:rsidDel="00000000" w:rsidR="00000000" w:rsidRPr="00000000">
          <w:rPr>
            <w:rtl w:val="0"/>
          </w:rPr>
          <w:delText xml:space="preserve">it’s</w:delText>
        </w:r>
      </w:del>
      <w:r w:rsidDel="00000000" w:rsidR="00000000" w:rsidRPr="00000000">
        <w:rPr>
          <w:rtl w:val="0"/>
        </w:rPr>
        <w:t xml:space="preserve"> the amount of water that could not infiltrate into the soil after a rainfall. That depends on the soil texture and the amount of rainfall. As seen in figure 7, as the amount of precipitation increases more water is lost do to run off. Soil texture also modifies this relationship and it’s included in a calculation scheme called curve number (CN). This is an “input suelo”.  The equation for it’s estimation is described next (Eq.9). </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jc w:val="right"/>
        <w:rPr/>
      </w:pPr>
      <w:r w:rsidDel="00000000" w:rsidR="00000000" w:rsidRPr="00000000">
        <w:rPr>
          <w:rtl w:val="0"/>
        </w:rPr>
        <w:t xml:space="preserve">Escorrentia = (PP - (0.2) * S)</w:t>
      </w:r>
      <w:r w:rsidDel="00000000" w:rsidR="00000000" w:rsidRPr="00000000">
        <w:rPr>
          <w:vertAlign w:val="superscript"/>
          <w:rtl w:val="0"/>
        </w:rPr>
        <w:t xml:space="preserve">2</w:t>
      </w:r>
      <w:r w:rsidDel="00000000" w:rsidR="00000000" w:rsidRPr="00000000">
        <w:rPr>
          <w:rtl w:val="0"/>
        </w:rPr>
        <w:t xml:space="preserve"> / (PP + S - (0.2) * S)</w:t>
        <w:tab/>
        <w:tab/>
        <w:t xml:space="preserve">  (Eq.9)</w:t>
      </w:r>
    </w:p>
    <w:p w:rsidR="00000000" w:rsidDel="00000000" w:rsidP="00000000" w:rsidRDefault="00000000" w:rsidRPr="00000000" w14:paraId="000000BE">
      <w:pPr>
        <w:pageBreakBefore w:val="0"/>
        <w:ind w:firstLine="720"/>
        <w:jc w:val="right"/>
        <w:rPr/>
      </w:pPr>
      <w:r w:rsidDel="00000000" w:rsidR="00000000" w:rsidRPr="00000000">
        <w:rPr>
          <w:rtl w:val="0"/>
        </w:rPr>
      </w:r>
    </w:p>
    <w:p w:rsidR="00000000" w:rsidDel="00000000" w:rsidP="00000000" w:rsidRDefault="00000000" w:rsidRPr="00000000" w14:paraId="000000BF">
      <w:pPr>
        <w:pageBreakBefore w:val="0"/>
        <w:ind w:firstLine="720"/>
        <w:jc w:val="right"/>
        <w:rPr/>
      </w:pPr>
      <w:r w:rsidDel="00000000" w:rsidR="00000000" w:rsidRPr="00000000">
        <w:rPr>
          <w:rtl w:val="0"/>
        </w:rPr>
        <w:t xml:space="preserve">S = 254 * (100/CN -1)</w:t>
        <w:tab/>
        <w:tab/>
        <w:tab/>
        <w:tab/>
        <w:tab/>
        <w:t xml:space="preserve">  (Eq.10)</w:t>
      </w:r>
    </w:p>
    <w:p w:rsidR="00000000" w:rsidDel="00000000" w:rsidP="00000000" w:rsidRDefault="00000000" w:rsidRPr="00000000" w14:paraId="000000C0">
      <w:pPr>
        <w:pageBreakBefore w:val="0"/>
        <w:ind w:firstLine="720"/>
        <w:jc w:val="right"/>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PP corresponds to the total amount of precipitation that reaches the soil (Input clima) and in which S (mm) is the potential maximum storage (Eq.10). PP that falls on unsaturated soil infiltrates until the topsoil layer becomes saturated. Since then additional PP starts to run off.  Soils with higher CN will have less S and may lose more water as run off. See table 3 for some reference values.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89488</wp:posOffset>
                </wp:positionV>
                <wp:extent cx="5771514" cy="2107713"/>
                <wp:effectExtent b="0" l="0" r="0" t="0"/>
                <wp:wrapTopAndBottom distB="0" distT="0"/>
                <wp:docPr id="10" name=""/>
                <a:graphic>
                  <a:graphicData uri="http://schemas.microsoft.com/office/word/2010/wordprocessingGroup">
                    <wpg:wgp>
                      <wpg:cNvGrpSpPr/>
                      <wpg:grpSpPr>
                        <a:xfrm>
                          <a:off x="2460225" y="2726125"/>
                          <a:ext cx="5771514" cy="2107713"/>
                          <a:chOff x="2460225" y="2726125"/>
                          <a:chExt cx="5771550" cy="2107750"/>
                        </a:xfrm>
                      </wpg:grpSpPr>
                      <wpg:grpSp>
                        <wpg:cNvGrpSpPr/>
                        <wpg:grpSpPr>
                          <a:xfrm>
                            <a:off x="2460243" y="2726144"/>
                            <a:ext cx="5771514" cy="2107713"/>
                            <a:chOff x="0" y="0"/>
                            <a:chExt cx="5771514" cy="2107713"/>
                          </a:xfrm>
                        </wpg:grpSpPr>
                        <wps:wsp>
                          <wps:cNvSpPr/>
                          <wps:cNvPr id="3" name="Shape 3"/>
                          <wps:spPr>
                            <a:xfrm>
                              <a:off x="0" y="0"/>
                              <a:ext cx="5771500" cy="210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1743859"/>
                              <a:ext cx="5771514" cy="36385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7.</w:t>
                                </w:r>
                                <w:r w:rsidDel="00000000" w:rsidR="00000000" w:rsidRPr="00000000">
                                  <w:rPr>
                                    <w:rFonts w:ascii="Arial" w:cs="Arial" w:eastAsia="Arial" w:hAnsi="Arial"/>
                                    <w:b w:val="0"/>
                                    <w:i w:val="0"/>
                                    <w:smallCaps w:val="0"/>
                                    <w:strike w:val="0"/>
                                    <w:color w:val="000000"/>
                                    <w:sz w:val="18"/>
                                    <w:vertAlign w:val="baseline"/>
                                  </w:rPr>
                                  <w:t xml:space="preserve"> Run off (Escorrentia) as a function of daily precipitation for two curve number (CN).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pic:pic>
                          <pic:nvPicPr>
                            <pic:cNvPr id="29" name="Shape 29"/>
                            <pic:cNvPicPr preferRelativeResize="0"/>
                          </pic:nvPicPr>
                          <pic:blipFill rotWithShape="1">
                            <a:blip r:embed="rId16">
                              <a:alphaModFix/>
                            </a:blip>
                            <a:srcRect b="0" l="0" r="0" t="0"/>
                            <a:stretch/>
                          </pic:blipFill>
                          <pic:spPr>
                            <a:xfrm>
                              <a:off x="38420" y="0"/>
                              <a:ext cx="3152775" cy="176212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89488</wp:posOffset>
                </wp:positionV>
                <wp:extent cx="5771514" cy="2107713"/>
                <wp:effectExtent b="0" l="0" r="0" t="0"/>
                <wp:wrapTopAndBottom distB="0" distT="0"/>
                <wp:docPr id="10"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771514" cy="2107713"/>
                        </a:xfrm>
                        <a:prstGeom prst="rect"/>
                        <a:ln/>
                      </pic:spPr>
                    </pic:pic>
                  </a:graphicData>
                </a:graphic>
              </wp:anchor>
            </w:drawing>
          </mc:Fallback>
        </mc:AlternateContent>
      </w:r>
    </w:p>
    <w:p w:rsidR="00000000" w:rsidDel="00000000" w:rsidP="00000000" w:rsidRDefault="00000000" w:rsidRPr="00000000" w14:paraId="000000C4">
      <w:pPr>
        <w:pageBreakBefore w:val="0"/>
        <w:rPr/>
      </w:pPr>
      <w:r w:rsidDel="00000000" w:rsidR="00000000" w:rsidRPr="00000000">
        <w:rPr>
          <w:b w:val="1"/>
          <w:sz w:val="20"/>
          <w:szCs w:val="20"/>
          <w:rtl w:val="0"/>
        </w:rPr>
        <w:t xml:space="preserve">Table 3</w:t>
      </w:r>
      <w:r w:rsidDel="00000000" w:rsidR="00000000" w:rsidRPr="00000000">
        <w:rPr>
          <w:sz w:val="20"/>
          <w:szCs w:val="20"/>
          <w:rtl w:val="0"/>
        </w:rPr>
        <w:t xml:space="preserve">. Reference values of Coef. drenaje and CN for four different types of soils textures (Jones et al., 2003). </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730"/>
        <w:gridCol w:w="2340"/>
        <w:gridCol w:w="2340"/>
        <w:tblGridChange w:id="0">
          <w:tblGrid>
            <w:gridCol w:w="1950"/>
            <w:gridCol w:w="273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Soil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Soil depth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Coef. drenaje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Silty clay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jc w:val="left"/>
              <w:rPr/>
            </w:pPr>
            <w:r w:rsidDel="00000000" w:rsidR="00000000" w:rsidRPr="00000000">
              <w:rPr>
                <w:rtl w:val="0"/>
              </w:rPr>
              <w:t xml:space="preserve">Silty clay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Silty loam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Silty loam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Sandy loam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Sandy loam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jc w:val="center"/>
              <w:rPr/>
            </w:pPr>
            <w:r w:rsidDel="00000000" w:rsidR="00000000" w:rsidRPr="00000000">
              <w:rPr>
                <w:rtl w:val="0"/>
              </w:rPr>
              <w:t xml:space="preserve">60-210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pPr>
            <w:r w:rsidDel="00000000" w:rsidR="00000000" w:rsidRPr="00000000">
              <w:rPr>
                <w:rtl w:val="0"/>
              </w:rPr>
              <w:t xml:space="preserve">60-210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67</w:t>
            </w:r>
          </w:p>
        </w:tc>
      </w:tr>
    </w:tbl>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pStyle w:val="Heading4"/>
        <w:numPr>
          <w:ilvl w:val="3"/>
          <w:numId w:val="1"/>
        </w:numPr>
        <w:ind w:left="1080" w:hanging="720"/>
        <w:rPr/>
      </w:pPr>
      <w:r w:rsidDel="00000000" w:rsidR="00000000" w:rsidRPr="00000000">
        <w:rPr>
          <w:rtl w:val="0"/>
        </w:rPr>
        <w:t xml:space="preserve">Soil evaporation</w:t>
      </w:r>
    </w:p>
    <w:p w:rsidR="00000000" w:rsidDel="00000000" w:rsidP="00000000" w:rsidRDefault="00000000" w:rsidRPr="00000000" w14:paraId="000000EB">
      <w:pPr>
        <w:pageBreakBefore w:val="0"/>
        <w:rPr/>
      </w:pPr>
      <w:r w:rsidDel="00000000" w:rsidR="00000000" w:rsidRPr="00000000">
        <w:rPr>
          <w:rtl w:val="0"/>
        </w:rPr>
        <w:t xml:space="preserve">For the estimation of soil evaporation first a potential evapotranspiration of the soil from a wet surface needs to be set as “input soil” variable (E</w:t>
      </w:r>
      <w:r w:rsidDel="00000000" w:rsidR="00000000" w:rsidRPr="00000000">
        <w:rPr>
          <w:vertAlign w:val="subscript"/>
          <w:rtl w:val="0"/>
        </w:rPr>
        <w:t xml:space="preserve">s</w:t>
      </w:r>
      <w:r w:rsidDel="00000000" w:rsidR="00000000" w:rsidRPr="00000000">
        <w:rPr>
          <w:rtl w:val="0"/>
        </w:rPr>
        <w:t xml:space="preserve">Pot) this value usually goes through 4.5 to 10 mm and depends on the soil texture. At first</w:t>
      </w:r>
      <w:ins w:author="Jerónimo Fotinós" w:id="40" w:date="2025-06-20T22:11:07Z">
        <w:r w:rsidDel="00000000" w:rsidR="00000000" w:rsidRPr="00000000">
          <w:rPr>
            <w:rtl w:val="0"/>
          </w:rPr>
          <w:t xml:space="preserve">,</w:t>
        </w:r>
      </w:ins>
      <w:r w:rsidDel="00000000" w:rsidR="00000000" w:rsidRPr="00000000">
        <w:rPr>
          <w:rtl w:val="0"/>
        </w:rPr>
        <w:t xml:space="preserve"> the evaporation </w:t>
      </w:r>
      <w:ins w:author="Jerónimo Fotinós" w:id="41" w:date="2025-06-20T22:10:52Z">
        <w:r w:rsidDel="00000000" w:rsidR="00000000" w:rsidRPr="00000000">
          <w:rPr>
            <w:rtl w:val="0"/>
          </w:rPr>
          <w:t xml:space="preserve">is</w:t>
        </w:r>
      </w:ins>
      <w:del w:author="Jerónimo Fotinós" w:id="41" w:date="2025-06-20T22:10:52Z">
        <w:r w:rsidDel="00000000" w:rsidR="00000000" w:rsidRPr="00000000">
          <w:rPr>
            <w:rtl w:val="0"/>
          </w:rPr>
          <w:delText xml:space="preserve">its</w:delText>
        </w:r>
      </w:del>
      <w:r w:rsidDel="00000000" w:rsidR="00000000" w:rsidRPr="00000000">
        <w:rPr>
          <w:rtl w:val="0"/>
        </w:rPr>
        <w:t xml:space="preserve"> at its maximum</w:t>
      </w:r>
      <w:ins w:author="Jerónimo Fotinós" w:id="42" w:date="2025-06-20T22:11:11Z">
        <w:r w:rsidDel="00000000" w:rsidR="00000000" w:rsidRPr="00000000">
          <w:rPr>
            <w:rtl w:val="0"/>
          </w:rPr>
          <w:t xml:space="preserve">,</w:t>
        </w:r>
      </w:ins>
      <w:r w:rsidDel="00000000" w:rsidR="00000000" w:rsidRPr="00000000">
        <w:rPr>
          <w:rtl w:val="0"/>
        </w:rPr>
        <w:t xml:space="preserve"> and </w:t>
      </w:r>
      <w:del w:author="Jerónimo Fotinós" w:id="43" w:date="2025-06-20T22:11:29Z">
        <w:r w:rsidDel="00000000" w:rsidR="00000000" w:rsidRPr="00000000">
          <w:rPr>
            <w:rtl w:val="0"/>
          </w:rPr>
          <w:delText xml:space="preserve">as </w:delText>
        </w:r>
      </w:del>
      <w:r w:rsidDel="00000000" w:rsidR="00000000" w:rsidRPr="00000000">
        <w:rPr>
          <w:rtl w:val="0"/>
        </w:rPr>
        <w:t xml:space="preserve">the soil dries at </w:t>
      </w:r>
      <w:ins w:author="Jerónimo Fotinós" w:id="44" w:date="2025-06-20T22:11:37Z">
        <w:r w:rsidDel="00000000" w:rsidR="00000000" w:rsidRPr="00000000">
          <w:rPr>
            <w:rtl w:val="0"/>
          </w:rPr>
          <w:t xml:space="preserve">its</w:t>
        </w:r>
      </w:ins>
      <w:del w:author="Jerónimo Fotinós" w:id="44" w:date="2025-06-20T22:11:37Z">
        <w:r w:rsidDel="00000000" w:rsidR="00000000" w:rsidRPr="00000000">
          <w:rPr>
            <w:rtl w:val="0"/>
          </w:rPr>
          <w:delText xml:space="preserve">it’s</w:delText>
        </w:r>
      </w:del>
      <w:r w:rsidDel="00000000" w:rsidR="00000000" w:rsidRPr="00000000">
        <w:rPr>
          <w:rtl w:val="0"/>
        </w:rPr>
        <w:t xml:space="preserve"> potential evaporation (figure 8). Two days after </w:t>
      </w:r>
      <w:ins w:author="Jerónimo Fotinós" w:id="45" w:date="2025-06-20T22:12:02Z">
        <w:r w:rsidDel="00000000" w:rsidR="00000000" w:rsidRPr="00000000">
          <w:rPr>
            <w:rtl w:val="0"/>
          </w:rPr>
          <w:t xml:space="preserve">its</w:t>
        </w:r>
      </w:ins>
      <w:del w:author="Jerónimo Fotinós" w:id="45" w:date="2025-06-20T22:12:02Z">
        <w:r w:rsidDel="00000000" w:rsidR="00000000" w:rsidRPr="00000000">
          <w:rPr>
            <w:rtl w:val="0"/>
          </w:rPr>
          <w:delText xml:space="preserve">it’s</w:delText>
        </w:r>
      </w:del>
      <w:r w:rsidDel="00000000" w:rsidR="00000000" w:rsidRPr="00000000">
        <w:rPr>
          <w:rtl w:val="0"/>
        </w:rPr>
        <w:t xml:space="preserve"> saturation soil evaporation starts to decline as described in equation 11 in which FE</w:t>
      </w:r>
      <w:r w:rsidDel="00000000" w:rsidR="00000000" w:rsidRPr="00000000">
        <w:rPr>
          <w:vertAlign w:val="subscript"/>
          <w:rtl w:val="0"/>
        </w:rPr>
        <w:t xml:space="preserve">s </w:t>
      </w:r>
      <w:r w:rsidDel="00000000" w:rsidR="00000000" w:rsidRPr="00000000">
        <w:rPr>
          <w:rtl w:val="0"/>
        </w:rPr>
        <w:t xml:space="preserve">is a constant that depends on soil characteristics. The value that it takes goes from 1.7 to 8.2. This it’s obtained by the “input suelo”. </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jc w:val="right"/>
        <w:rPr/>
      </w:pPr>
      <w:r w:rsidDel="00000000" w:rsidR="00000000" w:rsidRPr="00000000">
        <w:rPr>
          <w:rtl w:val="0"/>
        </w:rPr>
        <w:t xml:space="preserve">Evaporación del suelo = FE</w:t>
      </w:r>
      <w:r w:rsidDel="00000000" w:rsidR="00000000" w:rsidRPr="00000000">
        <w:rPr>
          <w:vertAlign w:val="subscript"/>
          <w:rtl w:val="0"/>
        </w:rPr>
        <w:t xml:space="preserve">s</w:t>
      </w:r>
      <w:r w:rsidDel="00000000" w:rsidR="00000000" w:rsidRPr="00000000">
        <w:rPr>
          <w:rtl w:val="0"/>
        </w:rPr>
        <w:t xml:space="preserve"> * DDP</w:t>
      </w:r>
      <w:r w:rsidDel="00000000" w:rsidR="00000000" w:rsidRPr="00000000">
        <w:rPr>
          <w:vertAlign w:val="superscript"/>
          <w:rtl w:val="0"/>
        </w:rPr>
        <w:t xml:space="preserve">1/2  </w:t>
      </w:r>
      <w:r w:rsidDel="00000000" w:rsidR="00000000" w:rsidRPr="00000000">
        <w:rPr>
          <w:rtl w:val="0"/>
        </w:rPr>
        <w:tab/>
        <w:tab/>
        <w:tab/>
      </w:r>
      <w:r w:rsidDel="00000000" w:rsidR="00000000" w:rsidRPr="00000000">
        <w:rPr>
          <w:rtl w:val="0"/>
        </w:rPr>
        <w:t xml:space="preserve">(Eq.11)</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0" distT="0" distL="0" distR="0">
            <wp:extent cx="5943600" cy="218884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1888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2184400</wp:posOffset>
                </wp:positionV>
                <wp:extent cx="5780405" cy="373353"/>
                <wp:effectExtent b="0" l="0" r="0" t="0"/>
                <wp:wrapNone/>
                <wp:docPr id="11" name=""/>
                <a:graphic>
                  <a:graphicData uri="http://schemas.microsoft.com/office/word/2010/wordprocessingShape">
                    <wps:wsp>
                      <wps:cNvSpPr/>
                      <wps:cNvPr id="30" name="Shape 30"/>
                      <wps:spPr>
                        <a:xfrm>
                          <a:off x="2460560" y="3598086"/>
                          <a:ext cx="5770880" cy="36382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8.</w:t>
                            </w:r>
                            <w:r w:rsidDel="00000000" w:rsidR="00000000" w:rsidRPr="00000000">
                              <w:rPr>
                                <w:rFonts w:ascii="Arial" w:cs="Arial" w:eastAsia="Arial" w:hAnsi="Arial"/>
                                <w:b w:val="0"/>
                                <w:i w:val="0"/>
                                <w:smallCaps w:val="0"/>
                                <w:strike w:val="0"/>
                                <w:color w:val="000000"/>
                                <w:sz w:val="18"/>
                                <w:vertAlign w:val="baseline"/>
                              </w:rPr>
                              <w:t xml:space="preserve"> Amount of soil evaporation as a function of days since the last precipitation (DDP). E</w:t>
                            </w:r>
                            <w:r w:rsidDel="00000000" w:rsidR="00000000" w:rsidRPr="00000000">
                              <w:rPr>
                                <w:rFonts w:ascii="Arial" w:cs="Arial" w:eastAsia="Arial" w:hAnsi="Arial"/>
                                <w:b w:val="0"/>
                                <w:i w:val="0"/>
                                <w:smallCaps w:val="0"/>
                                <w:strike w:val="0"/>
                                <w:color w:val="000000"/>
                                <w:sz w:val="18"/>
                                <w:vertAlign w:val="subscript"/>
                              </w:rPr>
                              <w:t xml:space="preserve">s</w:t>
                            </w:r>
                            <w:r w:rsidDel="00000000" w:rsidR="00000000" w:rsidRPr="00000000">
                              <w:rPr>
                                <w:rFonts w:ascii="Arial" w:cs="Arial" w:eastAsia="Arial" w:hAnsi="Arial"/>
                                <w:b w:val="0"/>
                                <w:i w:val="0"/>
                                <w:smallCaps w:val="0"/>
                                <w:strike w:val="0"/>
                                <w:color w:val="000000"/>
                                <w:sz w:val="18"/>
                                <w:vertAlign w:val="baseline"/>
                              </w:rPr>
                              <w:t xml:space="preserve">Pot is the potential soil evaporation and the FE</w:t>
                            </w:r>
                            <w:r w:rsidDel="00000000" w:rsidR="00000000" w:rsidRPr="00000000">
                              <w:rPr>
                                <w:rFonts w:ascii="Arial" w:cs="Arial" w:eastAsia="Arial" w:hAnsi="Arial"/>
                                <w:b w:val="0"/>
                                <w:i w:val="0"/>
                                <w:smallCaps w:val="0"/>
                                <w:strike w:val="0"/>
                                <w:color w:val="000000"/>
                                <w:sz w:val="18"/>
                                <w:vertAlign w:val="subscript"/>
                              </w:rPr>
                              <w:t xml:space="preserve">s</w:t>
                            </w:r>
                            <w:r w:rsidDel="00000000" w:rsidR="00000000" w:rsidRPr="00000000">
                              <w:rPr>
                                <w:rFonts w:ascii="Arial" w:cs="Arial" w:eastAsia="Arial" w:hAnsi="Arial"/>
                                <w:b w:val="0"/>
                                <w:i w:val="0"/>
                                <w:smallCaps w:val="0"/>
                                <w:strike w:val="0"/>
                                <w:color w:val="000000"/>
                                <w:sz w:val="18"/>
                                <w:vertAlign w:val="baseline"/>
                              </w:rPr>
                              <w:t xml:space="preserve"> is the coefficient that describes the soil evaporation as the soil dries.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2184400</wp:posOffset>
                </wp:positionV>
                <wp:extent cx="5780405" cy="373353"/>
                <wp:effectExtent b="0" l="0" r="0" t="0"/>
                <wp:wrapNone/>
                <wp:docPr id="1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780405" cy="373353"/>
                        </a:xfrm>
                        <a:prstGeom prst="rect"/>
                        <a:ln/>
                      </pic:spPr>
                    </pic:pic>
                  </a:graphicData>
                </a:graphic>
              </wp:anchor>
            </w:drawing>
          </mc:Fallback>
        </mc:AlternateConten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numPr>
          <w:ilvl w:val="3"/>
          <w:numId w:val="1"/>
        </w:numPr>
        <w:ind w:left="1080" w:hanging="720"/>
        <w:rPr/>
      </w:pPr>
      <w:r w:rsidDel="00000000" w:rsidR="00000000" w:rsidRPr="00000000">
        <w:rPr>
          <w:rtl w:val="0"/>
        </w:rPr>
        <w:t xml:space="preserve">Crop transpiration</w:t>
      </w:r>
    </w:p>
    <w:p w:rsidR="00000000" w:rsidDel="00000000" w:rsidP="00000000" w:rsidRDefault="00000000" w:rsidRPr="00000000" w14:paraId="000000F3">
      <w:pPr>
        <w:rPr/>
      </w:pPr>
      <w:r w:rsidDel="00000000" w:rsidR="00000000" w:rsidRPr="00000000">
        <w:rPr>
          <w:rtl w:val="0"/>
        </w:rPr>
        <w:t xml:space="preserve">Crop transpiration and growth are linked because each process depends on air diffusion thought stomata. So, crop transpiration is estimated from daily bi, vapor pressure deficit (DPV; “input clima”), and a coefficient of transpiration efficiency (“input cultivo”). Figure 9 express those relationships between the three components.</w:t>
      </w:r>
      <w:r w:rsidDel="00000000" w:rsidR="00000000" w:rsidRPr="00000000">
        <w:drawing>
          <wp:anchor allowOverlap="1" behindDoc="0" distB="0" distT="0" distL="114300" distR="114300" hidden="0" layoutInCell="1" locked="0" relativeHeight="0" simplePos="0">
            <wp:simplePos x="0" y="0"/>
            <wp:positionH relativeFrom="column">
              <wp:posOffset>594360</wp:posOffset>
            </wp:positionH>
            <wp:positionV relativeFrom="paragraph">
              <wp:posOffset>925830</wp:posOffset>
            </wp:positionV>
            <wp:extent cx="4752975" cy="953554"/>
            <wp:effectExtent b="0" l="0" r="0" t="0"/>
            <wp:wrapTopAndBottom distB="0" dist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52975" cy="95355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2082800</wp:posOffset>
                </wp:positionV>
                <wp:extent cx="5780405" cy="373353"/>
                <wp:effectExtent b="0" l="0" r="0" t="0"/>
                <wp:wrapNone/>
                <wp:docPr id="4" name=""/>
                <a:graphic>
                  <a:graphicData uri="http://schemas.microsoft.com/office/word/2010/wordprocessingShape">
                    <wps:wsp>
                      <wps:cNvSpPr/>
                      <wps:cNvPr id="14" name="Shape 14"/>
                      <wps:spPr>
                        <a:xfrm>
                          <a:off x="2460560" y="3598086"/>
                          <a:ext cx="5770880" cy="36382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9. </w:t>
                            </w:r>
                            <w:r w:rsidDel="00000000" w:rsidR="00000000" w:rsidRPr="00000000">
                              <w:rPr>
                                <w:rFonts w:ascii="Arial" w:cs="Arial" w:eastAsia="Arial" w:hAnsi="Arial"/>
                                <w:b w:val="0"/>
                                <w:i w:val="0"/>
                                <w:smallCaps w:val="0"/>
                                <w:strike w:val="0"/>
                                <w:color w:val="000000"/>
                                <w:sz w:val="18"/>
                                <w:vertAlign w:val="baseline"/>
                              </w:rPr>
                              <w:t xml:space="preserve">Crop transpiration and I’ts estimation from biomass (g m-2), vapor pressure deficit (Pa) and transpiration efficiency (Pa).</w:t>
                            </w:r>
                            <w:r w:rsidDel="00000000" w:rsidR="00000000" w:rsidRPr="00000000">
                              <w:rPr>
                                <w:rFonts w:ascii="Arial" w:cs="Arial" w:eastAsia="Arial" w:hAnsi="Arial"/>
                                <w:b w:val="1"/>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2082800</wp:posOffset>
                </wp:positionV>
                <wp:extent cx="5780405" cy="373353"/>
                <wp:effectExtent b="0" l="0" r="0" t="0"/>
                <wp:wrapNone/>
                <wp:docPr id="4"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780405" cy="373353"/>
                        </a:xfrm>
                        <a:prstGeom prst="rect"/>
                        <a:ln/>
                      </pic:spPr>
                    </pic:pic>
                  </a:graphicData>
                </a:graphic>
              </wp:anchor>
            </w:drawing>
          </mc:Fallback>
        </mc:AlternateContent>
      </w:r>
    </w:p>
    <w:p w:rsidR="00000000" w:rsidDel="00000000" w:rsidP="00000000" w:rsidRDefault="00000000" w:rsidRPr="00000000" w14:paraId="000000F4">
      <w:pPr>
        <w:spacing w:after="240" w:before="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118745</wp:posOffset>
                </wp:positionV>
                <wp:extent cx="5780405" cy="304232"/>
                <wp:effectExtent b="0" l="0" r="0" t="0"/>
                <wp:wrapTopAndBottom distB="45720" distT="45720"/>
                <wp:docPr id="5" name=""/>
                <a:graphic>
                  <a:graphicData uri="http://schemas.microsoft.com/office/word/2010/wordprocessingShape">
                    <wps:wsp>
                      <wps:cNvSpPr/>
                      <wps:cNvPr id="15" name="Shape 15"/>
                      <wps:spPr>
                        <a:xfrm>
                          <a:off x="2460550" y="3077692"/>
                          <a:ext cx="5770800" cy="28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Table 4. </w:t>
                            </w:r>
                            <w:r w:rsidDel="00000000" w:rsidR="00000000" w:rsidRPr="00000000">
                              <w:rPr>
                                <w:rFonts w:ascii="Arial" w:cs="Arial" w:eastAsia="Arial" w:hAnsi="Arial"/>
                                <w:b w:val="0"/>
                                <w:i w:val="0"/>
                                <w:smallCaps w:val="0"/>
                                <w:strike w:val="0"/>
                                <w:color w:val="000000"/>
                                <w:sz w:val="18"/>
                                <w:vertAlign w:val="baseline"/>
                              </w:rPr>
                              <w:t xml:space="preserve">Transpiration efficiency for different crop species.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118745</wp:posOffset>
                </wp:positionV>
                <wp:extent cx="5780405" cy="304232"/>
                <wp:effectExtent b="0" l="0" r="0" t="0"/>
                <wp:wrapTopAndBottom distB="45720" distT="45720"/>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780405" cy="304232"/>
                        </a:xfrm>
                        <a:prstGeom prst="rect"/>
                        <a:ln/>
                      </pic:spPr>
                    </pic:pic>
                  </a:graphicData>
                </a:graphic>
              </wp:anchor>
            </w:drawing>
          </mc:Fallback>
        </mc:AlternateContent>
      </w:r>
    </w:p>
    <w:tbl>
      <w:tblPr>
        <w:tblStyle w:val="Table11"/>
        <w:tblW w:w="3585.0" w:type="dxa"/>
        <w:jc w:val="center"/>
        <w:tblBorders>
          <w:top w:color="000000" w:space="0" w:sz="4" w:val="single"/>
          <w:bottom w:color="000000" w:space="0" w:sz="4" w:val="single"/>
        </w:tblBorders>
        <w:tblLayout w:type="fixed"/>
        <w:tblLook w:val="0600"/>
      </w:tblPr>
      <w:tblGrid>
        <w:gridCol w:w="1785"/>
        <w:gridCol w:w="1800"/>
        <w:tblGridChange w:id="0">
          <w:tblGrid>
            <w:gridCol w:w="1785"/>
            <w:gridCol w:w="1800"/>
          </w:tblGrid>
        </w:tblGridChange>
      </w:tblGrid>
      <w:tr>
        <w:trPr>
          <w:cantSplit w:val="0"/>
          <w:trHeight w:val="500"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F5">
            <w:pPr>
              <w:spacing w:before="240" w:lineRule="auto"/>
              <w:jc w:val="center"/>
              <w:rPr>
                <w:sz w:val="20"/>
                <w:szCs w:val="20"/>
              </w:rPr>
            </w:pPr>
            <w:r w:rsidDel="00000000" w:rsidR="00000000" w:rsidRPr="00000000">
              <w:rPr>
                <w:sz w:val="20"/>
                <w:szCs w:val="20"/>
                <w:rtl w:val="0"/>
              </w:rPr>
              <w:t xml:space="preserve">Crop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6">
            <w:pPr>
              <w:spacing w:before="240" w:lineRule="auto"/>
              <w:jc w:val="center"/>
              <w:rPr>
                <w:sz w:val="20"/>
                <w:szCs w:val="20"/>
              </w:rPr>
            </w:pPr>
            <w:r w:rsidDel="00000000" w:rsidR="00000000" w:rsidRPr="00000000">
              <w:rPr>
                <w:sz w:val="20"/>
                <w:szCs w:val="20"/>
                <w:rtl w:val="0"/>
              </w:rPr>
              <w:t xml:space="preserve">Ef. Transpiratoria (Pa)</w:t>
            </w:r>
          </w:p>
        </w:tc>
      </w:tr>
      <w:tr>
        <w:trPr>
          <w:cantSplit w:val="0"/>
          <w:trHeight w:val="500"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0F7">
            <w:pPr>
              <w:spacing w:before="240" w:lineRule="auto"/>
              <w:jc w:val="center"/>
              <w:rPr>
                <w:sz w:val="20"/>
                <w:szCs w:val="20"/>
              </w:rPr>
            </w:pPr>
            <w:r w:rsidDel="00000000" w:rsidR="00000000" w:rsidRPr="00000000">
              <w:rPr>
                <w:sz w:val="20"/>
                <w:szCs w:val="20"/>
                <w:rtl w:val="0"/>
              </w:rPr>
              <w:t xml:space="preserve">Maize</w:t>
            </w:r>
          </w:p>
        </w:tc>
        <w:tc>
          <w:tcPr>
            <w:tcBorders>
              <w:top w:color="000000" w:space="0" w:sz="4" w:val="single"/>
              <w:left w:color="000000" w:space="0" w:sz="4" w:val="single"/>
            </w:tcBorders>
          </w:tcPr>
          <w:p w:rsidR="00000000" w:rsidDel="00000000" w:rsidP="00000000" w:rsidRDefault="00000000" w:rsidRPr="00000000" w14:paraId="000000F8">
            <w:pPr>
              <w:spacing w:before="240" w:lineRule="auto"/>
              <w:jc w:val="center"/>
              <w:rPr>
                <w:sz w:val="20"/>
                <w:szCs w:val="20"/>
              </w:rPr>
            </w:pPr>
            <w:r w:rsidDel="00000000" w:rsidR="00000000" w:rsidRPr="00000000">
              <w:rPr>
                <w:sz w:val="20"/>
                <w:szCs w:val="20"/>
                <w:rtl w:val="0"/>
              </w:rPr>
              <w:t xml:space="preserve">9.0</w:t>
            </w:r>
          </w:p>
        </w:tc>
      </w:tr>
      <w:tr>
        <w:trPr>
          <w:cantSplit w:val="0"/>
          <w:trHeight w:val="500"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F9">
            <w:pPr>
              <w:spacing w:before="240" w:lineRule="auto"/>
              <w:jc w:val="center"/>
              <w:rPr>
                <w:sz w:val="20"/>
                <w:szCs w:val="20"/>
              </w:rPr>
            </w:pPr>
            <w:r w:rsidDel="00000000" w:rsidR="00000000" w:rsidRPr="00000000">
              <w:rPr>
                <w:sz w:val="20"/>
                <w:szCs w:val="20"/>
                <w:rtl w:val="0"/>
              </w:rPr>
              <w:t xml:space="preserve">Soybean</w:t>
            </w:r>
          </w:p>
        </w:tc>
        <w:tc>
          <w:tcPr>
            <w:tcBorders>
              <w:left w:color="000000" w:space="0" w:sz="4" w:val="single"/>
            </w:tcBorders>
          </w:tcPr>
          <w:p w:rsidR="00000000" w:rsidDel="00000000" w:rsidP="00000000" w:rsidRDefault="00000000" w:rsidRPr="00000000" w14:paraId="000000FA">
            <w:pPr>
              <w:spacing w:before="240" w:lineRule="auto"/>
              <w:jc w:val="center"/>
              <w:rPr>
                <w:sz w:val="20"/>
                <w:szCs w:val="20"/>
              </w:rPr>
            </w:pPr>
            <w:r w:rsidDel="00000000" w:rsidR="00000000" w:rsidRPr="00000000">
              <w:rPr>
                <w:sz w:val="20"/>
                <w:szCs w:val="20"/>
                <w:rtl w:val="0"/>
              </w:rPr>
              <w:t xml:space="preserve">4.5</w:t>
            </w:r>
          </w:p>
        </w:tc>
      </w:tr>
      <w:tr>
        <w:trPr>
          <w:cantSplit w:val="0"/>
          <w:trHeight w:val="500"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0FB">
            <w:pPr>
              <w:spacing w:before="240" w:lineRule="auto"/>
              <w:jc w:val="center"/>
              <w:rPr>
                <w:sz w:val="20"/>
                <w:szCs w:val="20"/>
              </w:rPr>
            </w:pPr>
            <w:r w:rsidDel="00000000" w:rsidR="00000000" w:rsidRPr="00000000">
              <w:rPr>
                <w:sz w:val="20"/>
                <w:szCs w:val="20"/>
                <w:rtl w:val="0"/>
              </w:rPr>
              <w:t xml:space="preserve">Wheat</w:t>
            </w:r>
          </w:p>
        </w:tc>
        <w:tc>
          <w:tcPr>
            <w:tcBorders>
              <w:left w:color="000000" w:space="0" w:sz="4" w:val="single"/>
            </w:tcBorders>
          </w:tcPr>
          <w:p w:rsidR="00000000" w:rsidDel="00000000" w:rsidP="00000000" w:rsidRDefault="00000000" w:rsidRPr="00000000" w14:paraId="000000FC">
            <w:pPr>
              <w:spacing w:before="240" w:lineRule="auto"/>
              <w:jc w:val="center"/>
              <w:rPr>
                <w:sz w:val="20"/>
                <w:szCs w:val="20"/>
              </w:rPr>
            </w:pPr>
            <w:r w:rsidDel="00000000" w:rsidR="00000000" w:rsidRPr="00000000">
              <w:rPr>
                <w:sz w:val="20"/>
                <w:szCs w:val="20"/>
                <w:rtl w:val="0"/>
              </w:rPr>
              <w:t xml:space="preserve">5.8</w:t>
            </w:r>
          </w:p>
        </w:tc>
      </w:tr>
    </w:tbl>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numPr>
          <w:ilvl w:val="0"/>
          <w:numId w:val="1"/>
        </w:numPr>
        <w:ind w:left="720" w:hanging="360"/>
        <w:rPr/>
      </w:pPr>
      <w:r w:rsidDel="00000000" w:rsidR="00000000" w:rsidRPr="00000000">
        <w:rPr>
          <w:rtl w:val="0"/>
        </w:rPr>
        <w:t xml:space="preserve">Water stress coefficients C</w:t>
      </w:r>
      <w:r w:rsidDel="00000000" w:rsidR="00000000" w:rsidRPr="00000000">
        <w:rPr>
          <w:vertAlign w:val="subscript"/>
          <w:rtl w:val="0"/>
        </w:rPr>
        <w:t xml:space="preserve">E</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Crops respond</w:t>
      </w:r>
      <w:del w:author="Jerónimo Fotinós" w:id="46" w:date="2025-06-21T19:32:27Z">
        <w:r w:rsidDel="00000000" w:rsidR="00000000" w:rsidRPr="00000000">
          <w:rPr>
            <w:rtl w:val="0"/>
          </w:rPr>
          <w:delText xml:space="preserve">s</w:delText>
        </w:r>
      </w:del>
      <w:r w:rsidDel="00000000" w:rsidR="00000000" w:rsidRPr="00000000">
        <w:rPr>
          <w:rtl w:val="0"/>
        </w:rPr>
        <w:t xml:space="preserve"> to soil water content limiting the growth. The %AU could be used as an estimator of stress of the crop. This affects the EUR</w:t>
      </w:r>
      <w:r w:rsidDel="00000000" w:rsidR="00000000" w:rsidRPr="00000000">
        <w:rPr>
          <w:vertAlign w:val="subscript"/>
          <w:rtl w:val="0"/>
        </w:rPr>
        <w:t xml:space="preserve">Pot</w:t>
      </w:r>
      <w:r w:rsidDel="00000000" w:rsidR="00000000" w:rsidRPr="00000000">
        <w:rPr>
          <w:rtl w:val="0"/>
        </w:rPr>
        <w:t xml:space="preserve"> and the C</w:t>
      </w:r>
      <w:r w:rsidDel="00000000" w:rsidR="00000000" w:rsidRPr="00000000">
        <w:rPr>
          <w:vertAlign w:val="subscript"/>
          <w:rtl w:val="0"/>
        </w:rPr>
        <w:t xml:space="preserve">T</w:t>
      </w:r>
      <w:r w:rsidDel="00000000" w:rsidR="00000000" w:rsidRPr="00000000">
        <w:rPr>
          <w:rtl w:val="0"/>
        </w:rPr>
        <w:t xml:space="preserve">. Those effects are summarized below.  </w:t>
      </w:r>
    </w:p>
    <w:p w:rsidR="00000000" w:rsidDel="00000000" w:rsidP="00000000" w:rsidRDefault="00000000" w:rsidRPr="00000000" w14:paraId="00000107">
      <w:pPr>
        <w:pStyle w:val="Heading2"/>
        <w:rPr>
          <w:vertAlign w:val="subscript"/>
        </w:rPr>
      </w:pPr>
      <w:r w:rsidDel="00000000" w:rsidR="00000000" w:rsidRPr="00000000">
        <w:rPr>
          <w:rtl w:val="0"/>
        </w:rPr>
        <w:t xml:space="preserve">3.1. Water stress effects on EUR</w:t>
      </w:r>
      <w:r w:rsidDel="00000000" w:rsidR="00000000" w:rsidRPr="00000000">
        <w:rPr>
          <w:vertAlign w:val="subscript"/>
          <w:rtl w:val="0"/>
        </w:rPr>
        <w:t xml:space="preserve">Pot</w:t>
      </w:r>
    </w:p>
    <w:p w:rsidR="00000000" w:rsidDel="00000000" w:rsidP="00000000" w:rsidRDefault="00000000" w:rsidRPr="00000000" w14:paraId="00000108">
      <w:pPr>
        <w:pageBreakBefore w:val="0"/>
        <w:spacing w:after="240" w:before="240" w:lineRule="auto"/>
        <w:rPr/>
      </w:pPr>
      <w:r w:rsidDel="00000000" w:rsidR="00000000" w:rsidRPr="00000000">
        <w:rPr>
          <w:rtl w:val="0"/>
        </w:rPr>
        <w:t xml:space="preserve">The EUR</w:t>
      </w:r>
      <w:r w:rsidDel="00000000" w:rsidR="00000000" w:rsidRPr="00000000">
        <w:rPr>
          <w:vertAlign w:val="subscript"/>
          <w:rtl w:val="0"/>
        </w:rPr>
        <w:t xml:space="preserve">Pot</w:t>
      </w:r>
      <w:r w:rsidDel="00000000" w:rsidR="00000000" w:rsidRPr="00000000">
        <w:rPr>
          <w:rtl w:val="0"/>
        </w:rPr>
        <w:t xml:space="preserve"> </w:t>
      </w:r>
      <w:ins w:author="Jerónimo Fotinós" w:id="47" w:date="2025-06-21T19:21:54Z">
        <w:r w:rsidDel="00000000" w:rsidR="00000000" w:rsidRPr="00000000">
          <w:rPr>
            <w:rtl w:val="0"/>
          </w:rPr>
          <w:t xml:space="preserve">is</w:t>
        </w:r>
      </w:ins>
      <w:del w:author="Jerónimo Fotinós" w:id="47" w:date="2025-06-21T19:21:54Z">
        <w:r w:rsidDel="00000000" w:rsidR="00000000" w:rsidRPr="00000000">
          <w:rPr>
            <w:rtl w:val="0"/>
          </w:rPr>
          <w:delText xml:space="preserve">it´s</w:delText>
        </w:r>
      </w:del>
      <w:r w:rsidDel="00000000" w:rsidR="00000000" w:rsidRPr="00000000">
        <w:rPr>
          <w:rtl w:val="0"/>
        </w:rPr>
        <w:t xml:space="preserve"> not only affected by temperature (see section 1.3) but also by water. The relation </w:t>
      </w:r>
      <w:ins w:author="Jerónimo Fotinós" w:id="48" w:date="2025-06-21T19:22:09Z">
        <w:r w:rsidDel="00000000" w:rsidR="00000000" w:rsidRPr="00000000">
          <w:rPr>
            <w:rtl w:val="0"/>
          </w:rPr>
          <w:t xml:space="preserve">is</w:t>
        </w:r>
      </w:ins>
      <w:del w:author="Jerónimo Fotinós" w:id="48" w:date="2025-06-21T19:22:09Z">
        <w:r w:rsidDel="00000000" w:rsidR="00000000" w:rsidRPr="00000000">
          <w:rPr>
            <w:rtl w:val="0"/>
          </w:rPr>
          <w:delText xml:space="preserve">it´s</w:delText>
        </w:r>
      </w:del>
      <w:r w:rsidDel="00000000" w:rsidR="00000000" w:rsidRPr="00000000">
        <w:rPr>
          <w:rtl w:val="0"/>
        </w:rPr>
        <w:t xml:space="preserve"> described in the figure 10 in which exist</w:t>
      </w:r>
      <w:ins w:author="Jerónimo Fotinós" w:id="49" w:date="2025-06-21T19:23:33Z">
        <w:r w:rsidDel="00000000" w:rsidR="00000000" w:rsidRPr="00000000">
          <w:rPr>
            <w:rtl w:val="0"/>
          </w:rPr>
          <w:t xml:space="preserve">s</w:t>
        </w:r>
      </w:ins>
      <w:r w:rsidDel="00000000" w:rsidR="00000000" w:rsidRPr="00000000">
        <w:rPr>
          <w:rtl w:val="0"/>
        </w:rPr>
        <w:t xml:space="preserve"> a</w:t>
      </w:r>
      <w:del w:author="Jerónimo Fotinós" w:id="50" w:date="2025-06-21T19:22:26Z">
        <w:r w:rsidDel="00000000" w:rsidR="00000000" w:rsidRPr="00000000">
          <w:rPr>
            <w:rtl w:val="0"/>
          </w:rPr>
          <w:delText xml:space="preserve">n</w:delText>
        </w:r>
      </w:del>
      <w:r w:rsidDel="00000000" w:rsidR="00000000" w:rsidRPr="00000000">
        <w:rPr>
          <w:rtl w:val="0"/>
        </w:rPr>
        <w:t xml:space="preserve"> threshold value (UD</w:t>
      </w:r>
      <w:r w:rsidDel="00000000" w:rsidR="00000000" w:rsidRPr="00000000">
        <w:rPr>
          <w:vertAlign w:val="subscript"/>
          <w:rtl w:val="0"/>
        </w:rPr>
        <w:t xml:space="preserve">r</w:t>
      </w:r>
      <w:r w:rsidDel="00000000" w:rsidR="00000000" w:rsidRPr="00000000">
        <w:rPr>
          <w:rtl w:val="0"/>
        </w:rPr>
        <w:t xml:space="preserve">) since the value of CHER (%) became smaller affecting to a greater </w:t>
      </w:r>
      <w:ins w:author="Jerónimo Fotinós" w:id="51" w:date="2025-06-21T19:22:46Z">
        <w:r w:rsidDel="00000000" w:rsidR="00000000" w:rsidRPr="00000000">
          <w:rPr>
            <w:rtl w:val="0"/>
            <w:rPrChange w:author="Jerónimo Fotinós" w:id="52" w:date="2025-06-21T19:22:46Z">
              <w:rPr/>
            </w:rPrChange>
          </w:rPr>
          <w:t xml:space="preserve">extent</w:t>
        </w:r>
      </w:ins>
      <w:del w:author="Jerónimo Fotinós" w:id="51" w:date="2025-06-21T19:22:46Z">
        <w:r w:rsidDel="00000000" w:rsidR="00000000" w:rsidRPr="00000000">
          <w:rPr>
            <w:rtl w:val="0"/>
            <w:rPrChange w:author="Jerónimo Fotinós" w:id="52" w:date="2025-06-21T19:22:46Z">
              <w:rPr/>
            </w:rPrChange>
          </w:rPr>
          <w:delText xml:space="preserve">extend</w:delText>
        </w:r>
      </w:del>
      <w:r w:rsidDel="00000000" w:rsidR="00000000" w:rsidRPr="00000000">
        <w:rPr>
          <w:rtl w:val="0"/>
        </w:rPr>
        <w:t xml:space="preserve"> the EUR</w:t>
      </w:r>
      <w:r w:rsidDel="00000000" w:rsidR="00000000" w:rsidRPr="00000000">
        <w:rPr>
          <w:vertAlign w:val="subscript"/>
          <w:rtl w:val="0"/>
        </w:rPr>
        <w:t xml:space="preserve">Pot </w:t>
      </w:r>
      <w:r w:rsidDel="00000000" w:rsidR="00000000" w:rsidRPr="00000000">
        <w:rPr>
          <w:rtl w:val="0"/>
        </w:rPr>
        <w:t xml:space="preserve">(see Eq.5 in section 1.3). Both UD and Unc</w:t>
      </w:r>
      <w:r w:rsidDel="00000000" w:rsidR="00000000" w:rsidRPr="00000000">
        <w:rPr>
          <w:vertAlign w:val="subscript"/>
          <w:rtl w:val="0"/>
        </w:rPr>
        <w:t xml:space="preserve">r</w:t>
      </w:r>
      <w:r w:rsidDel="00000000" w:rsidR="00000000" w:rsidRPr="00000000">
        <w:rPr>
          <w:rtl w:val="0"/>
        </w:rPr>
        <w:t xml:space="preserve"> are input cultivo parameters. The shape of the response curve solid or dotted line will depend on the crop characteristics in their response to water deficit (Dotted line more tolerant). </w:t>
      </w:r>
      <w:r w:rsidDel="00000000" w:rsidR="00000000" w:rsidRPr="00000000">
        <w:drawing>
          <wp:anchor allowOverlap="1" behindDoc="0" distB="114300" distT="114300" distL="114300" distR="114300" hidden="0" layoutInCell="1" locked="0" relativeHeight="0" simplePos="0">
            <wp:simplePos x="0" y="0"/>
            <wp:positionH relativeFrom="column">
              <wp:posOffset>1824038</wp:posOffset>
            </wp:positionH>
            <wp:positionV relativeFrom="paragraph">
              <wp:posOffset>1095375</wp:posOffset>
            </wp:positionV>
            <wp:extent cx="2295525" cy="1952625"/>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295525" cy="1952625"/>
                    </a:xfrm>
                    <a:prstGeom prst="rect"/>
                    <a:ln/>
                  </pic:spPr>
                </pic:pic>
              </a:graphicData>
            </a:graphic>
          </wp:anchor>
        </w:drawing>
      </w:r>
    </w:p>
    <w:p w:rsidR="00000000" w:rsidDel="00000000" w:rsidP="00000000" w:rsidRDefault="00000000" w:rsidRPr="00000000" w14:paraId="00000109">
      <w:pPr>
        <w:pageBreakBefore w:val="0"/>
        <w:spacing w:after="240" w:before="240" w:lineRule="auto"/>
        <w:rPr>
          <w:sz w:val="24"/>
          <w:szCs w:val="24"/>
        </w:rPr>
      </w:pPr>
      <w:r w:rsidDel="00000000" w:rsidR="00000000" w:rsidRPr="00000000">
        <w:rPr>
          <w:b w:val="1"/>
          <w:sz w:val="18"/>
          <w:szCs w:val="18"/>
          <w:rtl w:val="0"/>
        </w:rPr>
        <w:t xml:space="preserve">Figure 10.</w:t>
      </w:r>
      <w:r w:rsidDel="00000000" w:rsidR="00000000" w:rsidRPr="00000000">
        <w:rPr>
          <w:rtl w:val="0"/>
        </w:rPr>
        <w:t xml:space="preserve"> </w:t>
      </w:r>
      <w:r w:rsidDel="00000000" w:rsidR="00000000" w:rsidRPr="00000000">
        <w:rPr>
          <w:sz w:val="18"/>
          <w:szCs w:val="18"/>
          <w:rtl w:val="0"/>
        </w:rPr>
        <w:t xml:space="preserve">Effect of %AU on CEHR. UD</w:t>
      </w:r>
      <w:r w:rsidDel="00000000" w:rsidR="00000000" w:rsidRPr="00000000">
        <w:rPr>
          <w:sz w:val="18"/>
          <w:szCs w:val="18"/>
          <w:vertAlign w:val="subscript"/>
          <w:rtl w:val="0"/>
        </w:rPr>
        <w:t xml:space="preserve">r</w:t>
      </w:r>
      <w:r w:rsidDel="00000000" w:rsidR="00000000" w:rsidRPr="00000000">
        <w:rPr>
          <w:sz w:val="18"/>
          <w:szCs w:val="18"/>
          <w:rtl w:val="0"/>
        </w:rPr>
        <w:t xml:space="preserve"> indicates the threshold of response in which the coefficient starts to decline affecting EURPot. Unc</w:t>
      </w:r>
      <w:r w:rsidDel="00000000" w:rsidR="00000000" w:rsidRPr="00000000">
        <w:rPr>
          <w:sz w:val="18"/>
          <w:szCs w:val="18"/>
          <w:vertAlign w:val="subscript"/>
          <w:rtl w:val="0"/>
        </w:rPr>
        <w:t xml:space="preserve">r</w:t>
      </w:r>
      <w:r w:rsidDel="00000000" w:rsidR="00000000" w:rsidRPr="00000000">
        <w:rPr>
          <w:sz w:val="18"/>
          <w:szCs w:val="18"/>
          <w:rtl w:val="0"/>
        </w:rPr>
        <w:t xml:space="preserve"> indicates the point in which the crops stop growing. And Rs the relative stress.</w:t>
      </w:r>
      <w:r w:rsidDel="00000000" w:rsidR="00000000" w:rsidRPr="00000000">
        <w:rPr>
          <w:rtl w:val="0"/>
        </w:rPr>
        <w:t xml:space="preserve"> </w:t>
      </w:r>
      <w:r w:rsidDel="00000000" w:rsidR="00000000" w:rsidRPr="00000000">
        <w:rPr>
          <w:sz w:val="24"/>
          <w:szCs w:val="24"/>
          <w:rtl w:val="0"/>
        </w:rPr>
        <w:t xml:space="preserve"> </w:t>
      </w:r>
    </w:p>
    <w:p w:rsidR="00000000" w:rsidDel="00000000" w:rsidP="00000000" w:rsidRDefault="00000000" w:rsidRPr="00000000" w14:paraId="0000010A">
      <w:pPr>
        <w:pageBreakBefore w:val="0"/>
        <w:spacing w:after="240" w:before="240" w:lineRule="auto"/>
        <w:rPr/>
      </w:pPr>
      <w:r w:rsidDel="00000000" w:rsidR="00000000" w:rsidRPr="00000000">
        <w:rPr>
          <w:rtl w:val="0"/>
        </w:rPr>
        <w:t xml:space="preserve">The equation that describes this relationship is the following.</w:t>
      </w:r>
    </w:p>
    <w:p w:rsidR="00000000" w:rsidDel="00000000" w:rsidP="00000000" w:rsidRDefault="00000000" w:rsidRPr="00000000" w14:paraId="0000010B">
      <w:pPr>
        <w:pageBreakBefore w:val="0"/>
        <w:jc w:val="right"/>
        <w:rPr/>
      </w:pPr>
      <w:r w:rsidDel="00000000" w:rsidR="00000000" w:rsidRPr="00000000">
        <w:rPr>
          <w:rtl w:val="0"/>
        </w:rPr>
        <w:t xml:space="preserve"> CEHR = 1 - ((e</w:t>
      </w:r>
      <w:r w:rsidDel="00000000" w:rsidR="00000000" w:rsidRPr="00000000">
        <w:rPr>
          <w:vertAlign w:val="superscript"/>
          <w:rtl w:val="0"/>
        </w:rPr>
        <w:t xml:space="preserve">Rrs * cof.formaR </w:t>
      </w:r>
      <w:r w:rsidDel="00000000" w:rsidR="00000000" w:rsidRPr="00000000">
        <w:rPr>
          <w:rtl w:val="0"/>
        </w:rPr>
        <w:t xml:space="preserve">- 1) / (e</w:t>
      </w:r>
      <w:r w:rsidDel="00000000" w:rsidR="00000000" w:rsidRPr="00000000">
        <w:rPr>
          <w:vertAlign w:val="superscript"/>
          <w:rtl w:val="0"/>
        </w:rPr>
        <w:t xml:space="preserve">coef.formaR</w:t>
      </w:r>
      <w:r w:rsidDel="00000000" w:rsidR="00000000" w:rsidRPr="00000000">
        <w:rPr>
          <w:rtl w:val="0"/>
        </w:rPr>
        <w:t xml:space="preserve"> - 1 )) </w:t>
        <w:tab/>
        <w:tab/>
        <w:t xml:space="preserve">(Eq.12)</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Where Rrs is the relative stress equation 13 and cof.forma is the parameter that describes the shape of the curve. Both are “input cultivo”; those values for different crops could be found in table 5.</w:t>
      </w:r>
    </w:p>
    <w:p w:rsidR="00000000" w:rsidDel="00000000" w:rsidP="00000000" w:rsidRDefault="00000000" w:rsidRPr="00000000" w14:paraId="0000010E">
      <w:pPr>
        <w:spacing w:after="240" w:before="240" w:lineRule="auto"/>
        <w:jc w:val="center"/>
        <w:rPr/>
      </w:pPr>
      <w:r w:rsidDel="00000000" w:rsidR="00000000" w:rsidRPr="00000000">
        <w:rPr>
          <w:sz w:val="24"/>
          <w:szCs w:val="24"/>
          <w:rtl w:val="0"/>
        </w:rPr>
        <w:t xml:space="preserve">  </w:t>
      </w:r>
      <w:r w:rsidDel="00000000" w:rsidR="00000000" w:rsidRPr="00000000">
        <w:rPr>
          <w:rtl w:val="0"/>
        </w:rPr>
        <w:t xml:space="preserve">  </w:t>
        <w:tab/>
        <w:tab/>
        <w:tab/>
        <w:t xml:space="preserve"> Rrs = (%AU - Unc</w:t>
      </w:r>
      <w:r w:rsidDel="00000000" w:rsidR="00000000" w:rsidRPr="00000000">
        <w:rPr>
          <w:vertAlign w:val="subscript"/>
          <w:rtl w:val="0"/>
        </w:rPr>
        <w:t xml:space="preserve">r</w:t>
      </w:r>
      <w:r w:rsidDel="00000000" w:rsidR="00000000" w:rsidRPr="00000000">
        <w:rPr>
          <w:rtl w:val="0"/>
        </w:rPr>
        <w:t xml:space="preserve">) / ((UD</w:t>
      </w:r>
      <w:r w:rsidDel="00000000" w:rsidR="00000000" w:rsidRPr="00000000">
        <w:rPr>
          <w:vertAlign w:val="subscript"/>
          <w:rtl w:val="0"/>
        </w:rPr>
        <w:t xml:space="preserve">r</w:t>
      </w:r>
      <w:r w:rsidDel="00000000" w:rsidR="00000000" w:rsidRPr="00000000">
        <w:rPr>
          <w:rtl w:val="0"/>
        </w:rPr>
        <w:t xml:space="preserve"> - Unc</w:t>
      </w:r>
      <w:r w:rsidDel="00000000" w:rsidR="00000000" w:rsidRPr="00000000">
        <w:rPr>
          <w:vertAlign w:val="subscript"/>
          <w:rtl w:val="0"/>
        </w:rPr>
        <w:t xml:space="preserve">r</w:t>
      </w:r>
      <w:r w:rsidDel="00000000" w:rsidR="00000000" w:rsidRPr="00000000">
        <w:rPr>
          <w:rtl w:val="0"/>
        </w:rPr>
        <w:t xml:space="preserve">)/100)</w:t>
        <w:tab/>
        <w:tab/>
        <w:t xml:space="preserve">                     (Eq.13)</w:t>
      </w:r>
    </w:p>
    <w:p w:rsidR="00000000" w:rsidDel="00000000" w:rsidP="00000000" w:rsidRDefault="00000000" w:rsidRPr="00000000" w14:paraId="0000010F">
      <w:pPr>
        <w:pStyle w:val="Heading2"/>
        <w:rPr/>
      </w:pPr>
      <w:r w:rsidDel="00000000" w:rsidR="00000000" w:rsidRPr="00000000">
        <w:rPr>
          <w:rtl w:val="0"/>
        </w:rPr>
        <w:t xml:space="preserve">3.2 Water stress effects on canopy expansion</w:t>
      </w:r>
    </w:p>
    <w:p w:rsidR="00000000" w:rsidDel="00000000" w:rsidP="00000000" w:rsidRDefault="00000000" w:rsidRPr="00000000" w14:paraId="00000110">
      <w:pPr>
        <w:spacing w:after="240" w:before="240" w:lineRule="auto"/>
        <w:rPr/>
      </w:pPr>
      <w:r w:rsidDel="00000000" w:rsidR="00000000" w:rsidRPr="00000000">
        <w:rPr>
          <w:rtl w:val="0"/>
        </w:rPr>
        <w:t xml:space="preserve"> Under water stress the daily canopy expansion is being affected producing a reduced increment of daily C</w:t>
      </w:r>
      <w:r w:rsidDel="00000000" w:rsidR="00000000" w:rsidRPr="00000000">
        <w:rPr>
          <w:vertAlign w:val="subscript"/>
          <w:rtl w:val="0"/>
        </w:rPr>
        <w:t xml:space="preserve">T</w:t>
      </w:r>
      <w:r w:rsidDel="00000000" w:rsidR="00000000" w:rsidRPr="00000000">
        <w:rPr>
          <w:rtl w:val="0"/>
        </w:rPr>
        <w:t xml:space="preserve">. This relationship depends on the %AU of the soil in which exist a threshold value (UD) since the value of CHE (%) became smaller affecting to a greater extend the C</w:t>
      </w:r>
      <w:r w:rsidDel="00000000" w:rsidR="00000000" w:rsidRPr="00000000">
        <w:rPr>
          <w:vertAlign w:val="subscript"/>
          <w:rtl w:val="0"/>
        </w:rPr>
        <w:t xml:space="preserve">T </w:t>
      </w:r>
      <w:r w:rsidDel="00000000" w:rsidR="00000000" w:rsidRPr="00000000">
        <w:rPr>
          <w:rtl w:val="0"/>
        </w:rPr>
        <w:t xml:space="preserve">(figure 11). so under rain feed conditions a new equation it´s added to the model for take into account these relationships (Eq.12). in the equation, the daily value it’s multiplied by the CEH and added to the value of CT of the day before.</w:t>
      </w:r>
    </w:p>
    <w:p w:rsidR="00000000" w:rsidDel="00000000" w:rsidP="00000000" w:rsidRDefault="00000000" w:rsidRPr="00000000" w14:paraId="00000111">
      <w:pPr>
        <w:pageBreakBefore w:val="0"/>
        <w:spacing w:after="240" w:before="240" w:lineRule="auto"/>
        <w:jc w:val="right"/>
        <w:rPr/>
      </w:pPr>
      <w:r w:rsidDel="00000000" w:rsidR="00000000" w:rsidRPr="00000000">
        <w:rPr>
          <w:rtl w:val="0"/>
        </w:rPr>
        <w:t xml:space="preserve">C</w:t>
      </w:r>
      <w:r w:rsidDel="00000000" w:rsidR="00000000" w:rsidRPr="00000000">
        <w:rPr>
          <w:vertAlign w:val="subscript"/>
          <w:rtl w:val="0"/>
        </w:rPr>
        <w:t xml:space="preserve">T</w:t>
      </w:r>
      <w:r w:rsidDel="00000000" w:rsidR="00000000" w:rsidRPr="00000000">
        <w:rPr>
          <w:rtl w:val="0"/>
        </w:rPr>
        <w:t xml:space="preserve">% = C</w:t>
      </w:r>
      <w:r w:rsidDel="00000000" w:rsidR="00000000" w:rsidRPr="00000000">
        <w:rPr>
          <w:vertAlign w:val="subscript"/>
          <w:rtl w:val="0"/>
        </w:rPr>
        <w:t xml:space="preserve">T</w:t>
      </w:r>
      <w:r w:rsidDel="00000000" w:rsidR="00000000" w:rsidRPr="00000000">
        <w:rPr>
          <w:rtl w:val="0"/>
        </w:rPr>
        <w:t xml:space="preserve">-1 + (C</w:t>
      </w:r>
      <w:r w:rsidDel="00000000" w:rsidR="00000000" w:rsidRPr="00000000">
        <w:rPr>
          <w:vertAlign w:val="subscript"/>
          <w:rtl w:val="0"/>
        </w:rPr>
        <w:t xml:space="preserve">Ti</w:t>
      </w:r>
      <w:r w:rsidDel="00000000" w:rsidR="00000000" w:rsidRPr="00000000">
        <w:rPr>
          <w:rtl w:val="0"/>
        </w:rPr>
        <w:t xml:space="preserve"> * CEH)</w:t>
        <w:tab/>
        <w:tab/>
        <w:tab/>
        <w:tab/>
        <w:tab/>
        <w:t xml:space="preserve">(Eq.14)   </w:t>
      </w:r>
    </w:p>
    <w:p w:rsidR="00000000" w:rsidDel="00000000" w:rsidP="00000000" w:rsidRDefault="00000000" w:rsidRPr="00000000" w14:paraId="00000112">
      <w:pPr>
        <w:pageBreakBefore w:val="0"/>
        <w:rPr/>
      </w:pPr>
      <w:r w:rsidDel="00000000" w:rsidR="00000000" w:rsidRPr="00000000">
        <w:rPr>
          <w:rtl w:val="0"/>
        </w:rPr>
        <w:t xml:space="preserve">The magnitude of the CEH will depend on the relative stress (Rs) and shape of the curve (dotted line Fig.11). Rs is the relative value of stress between the two limits (UD and Unc respectively). CEH is calculated as follows.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jc w:val="right"/>
        <w:rPr/>
      </w:pPr>
      <w:r w:rsidDel="00000000" w:rsidR="00000000" w:rsidRPr="00000000">
        <w:rPr>
          <w:rtl w:val="0"/>
        </w:rPr>
        <w:t xml:space="preserve">  CEH = 1 - ((e</w:t>
      </w:r>
      <w:r w:rsidDel="00000000" w:rsidR="00000000" w:rsidRPr="00000000">
        <w:rPr>
          <w:vertAlign w:val="superscript"/>
          <w:rtl w:val="0"/>
        </w:rPr>
        <w:t xml:space="preserve">Hrs * cof.formaH </w:t>
      </w:r>
      <w:r w:rsidDel="00000000" w:rsidR="00000000" w:rsidRPr="00000000">
        <w:rPr>
          <w:rtl w:val="0"/>
        </w:rPr>
        <w:t xml:space="preserve">- 1) / (e</w:t>
      </w:r>
      <w:r w:rsidDel="00000000" w:rsidR="00000000" w:rsidRPr="00000000">
        <w:rPr>
          <w:vertAlign w:val="superscript"/>
          <w:rtl w:val="0"/>
        </w:rPr>
        <w:t xml:space="preserve">coef.formaH</w:t>
      </w:r>
      <w:r w:rsidDel="00000000" w:rsidR="00000000" w:rsidRPr="00000000">
        <w:rPr>
          <w:rtl w:val="0"/>
        </w:rPr>
        <w:t xml:space="preserve"> - 1 ))</w:t>
        <w:tab/>
        <w:tab/>
        <w:tab/>
        <w:t xml:space="preserve">(Eq.15)</w:t>
      </w:r>
    </w:p>
    <w:p w:rsidR="00000000" w:rsidDel="00000000" w:rsidP="00000000" w:rsidRDefault="00000000" w:rsidRPr="00000000" w14:paraId="00000115">
      <w:pPr>
        <w:pageBreakBefore w:val="0"/>
        <w:jc w:val="right"/>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Where </w:t>
      </w:r>
      <w:commentRangeStart w:id="3"/>
      <w:r w:rsidDel="00000000" w:rsidR="00000000" w:rsidRPr="00000000">
        <w:rPr>
          <w:rtl w:val="0"/>
        </w:rPr>
        <w:t xml:space="preserve">Rs</w:t>
      </w:r>
      <w:commentRangeEnd w:id="3"/>
      <w:r w:rsidDel="00000000" w:rsidR="00000000" w:rsidRPr="00000000">
        <w:commentReference w:id="3"/>
      </w:r>
      <w:r w:rsidDel="00000000" w:rsidR="00000000" w:rsidRPr="00000000">
        <w:rPr>
          <w:rtl w:val="0"/>
        </w:rPr>
        <w:t xml:space="preserve"> is the relative stress (equation 16) and cof.formaH is the parameter that describes the shape of the curve. Both are “input cultivo”; those values for different crops could be found in table 5.</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1795463</wp:posOffset>
            </wp:positionH>
            <wp:positionV relativeFrom="paragraph">
              <wp:posOffset>272462</wp:posOffset>
            </wp:positionV>
            <wp:extent cx="2352675" cy="1724025"/>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52675" cy="1724025"/>
                    </a:xfrm>
                    <a:prstGeom prst="rect"/>
                    <a:ln/>
                  </pic:spPr>
                </pic:pic>
              </a:graphicData>
            </a:graphic>
          </wp:anchor>
        </w:drawing>
      </w:r>
    </w:p>
    <w:p w:rsidR="00000000" w:rsidDel="00000000" w:rsidP="00000000" w:rsidRDefault="00000000" w:rsidRPr="00000000" w14:paraId="00000119">
      <w:pPr>
        <w:pageBreakBefore w:val="0"/>
        <w:rPr>
          <w:sz w:val="18"/>
          <w:szCs w:val="18"/>
        </w:rPr>
      </w:pPr>
      <w:r w:rsidDel="00000000" w:rsidR="00000000" w:rsidRPr="00000000">
        <w:rPr>
          <w:b w:val="1"/>
          <w:sz w:val="18"/>
          <w:szCs w:val="18"/>
          <w:rtl w:val="0"/>
        </w:rPr>
        <w:t xml:space="preserve">Figure 11.</w:t>
      </w:r>
      <w:r w:rsidDel="00000000" w:rsidR="00000000" w:rsidRPr="00000000">
        <w:rPr>
          <w:sz w:val="18"/>
          <w:szCs w:val="18"/>
          <w:rtl w:val="0"/>
        </w:rPr>
        <w:t xml:space="preserve"> Effect of %AU on CEH. UD indicates the threshold of response in which the coefficient starts to decline affecting %CT. Unc indicates the point in which the crops stop growing. And RS (relative stress).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spacing w:after="240" w:before="240" w:lineRule="auto"/>
        <w:jc w:val="center"/>
        <w:rPr/>
      </w:pPr>
      <w:r w:rsidDel="00000000" w:rsidR="00000000" w:rsidRPr="00000000">
        <w:rPr>
          <w:rtl w:val="0"/>
        </w:rPr>
        <w:t xml:space="preserve">Hrs = (%AU - Unc) / ((UD - Unc)/100)</w:t>
        <w:tab/>
        <w:tab/>
        <w:t xml:space="preserve">                    </w:t>
      </w:r>
      <w:commentRangeStart w:id="4"/>
      <w:r w:rsidDel="00000000" w:rsidR="00000000" w:rsidRPr="00000000">
        <w:rPr>
          <w:rtl w:val="0"/>
        </w:rPr>
        <w:t xml:space="preserve"> (Eq.13)</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b w:val="1"/>
          <w:sz w:val="20"/>
          <w:szCs w:val="20"/>
          <w:rtl w:val="0"/>
        </w:rPr>
        <w:t xml:space="preserve">Table 5</w:t>
      </w:r>
      <w:r w:rsidDel="00000000" w:rsidR="00000000" w:rsidRPr="00000000">
        <w:rPr>
          <w:sz w:val="20"/>
          <w:szCs w:val="20"/>
          <w:rtl w:val="0"/>
        </w:rPr>
        <w:t xml:space="preserve">. Reference values of Coef.forma and threshold for CEHR and CEH estimation for different crops.</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Coef.formaH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left"/>
              <w:rPr/>
            </w:pPr>
            <w:r w:rsidDel="00000000" w:rsidR="00000000" w:rsidRPr="00000000">
              <w:rPr>
                <w:rtl w:val="0"/>
              </w:rPr>
              <w:t xml:space="preserve">Coef.formaR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Unc</w:t>
            </w:r>
            <w:r w:rsidDel="00000000" w:rsidR="00000000" w:rsidRPr="00000000">
              <w:rPr>
                <w:vertAlign w:val="subscript"/>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UD</w:t>
            </w:r>
            <w:r w:rsidDel="00000000" w:rsidR="00000000" w:rsidRPr="00000000">
              <w:rPr>
                <w:vertAlign w:val="subscript"/>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Soybean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 </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Style w:val="Heading1"/>
        <w:pageBreakBefore w:val="0"/>
        <w:numPr>
          <w:ilvl w:val="0"/>
          <w:numId w:val="1"/>
        </w:numPr>
        <w:ind w:left="720" w:hanging="360"/>
        <w:rPr/>
      </w:pPr>
      <w:r w:rsidDel="00000000" w:rsidR="00000000" w:rsidRPr="00000000">
        <w:rPr>
          <w:rtl w:val="0"/>
        </w:rPr>
        <w:t xml:space="preserve">Catastrophic events coefficients (</w:t>
      </w:r>
      <w:r w:rsidDel="00000000" w:rsidR="00000000" w:rsidRPr="00000000">
        <w:rPr>
          <w:rtl w:val="0"/>
        </w:rPr>
        <w:t xml:space="preserve">δ</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Style w:val="Heading2"/>
        <w:pageBreakBefore w:val="0"/>
        <w:ind w:left="720" w:firstLine="0"/>
        <w:rPr/>
      </w:pPr>
      <w:bookmarkStart w:colFirst="0" w:colLast="0" w:name="_ix5nnsr8nura" w:id="5"/>
      <w:bookmarkEnd w:id="5"/>
      <w:r w:rsidDel="00000000" w:rsidR="00000000" w:rsidRPr="00000000">
        <w:rPr>
          <w:rtl w:val="0"/>
        </w:rPr>
        <w:t xml:space="preserve">4.1 Floods</w:t>
      </w:r>
    </w:p>
    <w:p w:rsidR="00000000" w:rsidDel="00000000" w:rsidP="00000000" w:rsidRDefault="00000000" w:rsidRPr="00000000" w14:paraId="00000142">
      <w:pPr>
        <w:pageBreakBefore w:val="0"/>
        <w:rPr/>
      </w:pPr>
      <w:r w:rsidDel="00000000" w:rsidR="00000000" w:rsidRPr="00000000">
        <w:rPr>
          <w:rtl w:val="0"/>
        </w:rPr>
        <w:t xml:space="preserve">Sat?? </w:t>
      </w:r>
    </w:p>
    <w:p w:rsidR="00000000" w:rsidDel="00000000" w:rsidP="00000000" w:rsidRDefault="00000000" w:rsidRPr="00000000" w14:paraId="00000143">
      <w:pPr>
        <w:pStyle w:val="Heading2"/>
        <w:pageBreakBefore w:val="0"/>
        <w:ind w:left="720" w:firstLine="0"/>
        <w:rPr/>
      </w:pPr>
      <w:bookmarkStart w:colFirst="0" w:colLast="0" w:name="_6a38khvr28ts" w:id="6"/>
      <w:bookmarkEnd w:id="6"/>
      <w:r w:rsidDel="00000000" w:rsidR="00000000" w:rsidRPr="00000000">
        <w:rPr>
          <w:rtl w:val="0"/>
        </w:rPr>
        <w:t xml:space="preserve">4.2 Frost</w:t>
      </w:r>
    </w:p>
    <w:p w:rsidR="00000000" w:rsidDel="00000000" w:rsidP="00000000" w:rsidRDefault="00000000" w:rsidRPr="00000000" w14:paraId="00000144">
      <w:pPr>
        <w:pageBreakBefore w:val="0"/>
        <w:rPr/>
      </w:pPr>
      <w:r w:rsidDel="00000000" w:rsidR="00000000" w:rsidRPr="00000000">
        <w:rPr>
          <w:rtl w:val="0"/>
        </w:rPr>
        <w:t xml:space="preserve">The effect of low temperature</w:t>
        <w:tab/>
        <w:t xml:space="preserve"> is considered in Figure 4. In which as the temperature became lower EUR</w:t>
      </w:r>
      <w:r w:rsidDel="00000000" w:rsidR="00000000" w:rsidRPr="00000000">
        <w:rPr>
          <w:vertAlign w:val="subscript"/>
          <w:rtl w:val="0"/>
        </w:rPr>
        <w:t xml:space="preserve">pot</w:t>
      </w:r>
      <w:r w:rsidDel="00000000" w:rsidR="00000000" w:rsidRPr="00000000">
        <w:rPr>
          <w:rtl w:val="0"/>
        </w:rPr>
        <w:t xml:space="preserve"> is affected producing a reduction in the daily growth. </w:t>
      </w:r>
    </w:p>
    <w:p w:rsidR="00000000" w:rsidDel="00000000" w:rsidP="00000000" w:rsidRDefault="00000000" w:rsidRPr="00000000" w14:paraId="00000145">
      <w:pPr>
        <w:pStyle w:val="Heading2"/>
        <w:pageBreakBefore w:val="0"/>
        <w:ind w:left="720" w:firstLine="0"/>
        <w:rPr/>
      </w:pPr>
      <w:bookmarkStart w:colFirst="0" w:colLast="0" w:name="_ugq0r6wmjr3e" w:id="7"/>
      <w:bookmarkEnd w:id="7"/>
      <w:r w:rsidDel="00000000" w:rsidR="00000000" w:rsidRPr="00000000">
        <w:rPr>
          <w:rtl w:val="0"/>
        </w:rPr>
        <w:t xml:space="preserve">4.3 Hail</w:t>
      </w:r>
    </w:p>
    <w:p w:rsidR="00000000" w:rsidDel="00000000" w:rsidP="00000000" w:rsidRDefault="00000000" w:rsidRPr="00000000" w14:paraId="00000146">
      <w:pPr>
        <w:pageBreakBefore w:val="0"/>
        <w:rPr/>
      </w:pPr>
      <w:r w:rsidDel="00000000" w:rsidR="00000000" w:rsidRPr="00000000">
        <w:rPr>
          <w:rtl w:val="0"/>
        </w:rPr>
        <w:t xml:space="preserve">Once a meteorological event of hail and the % of damage is identified, the % of reseeding is estimated based on the figure 12 and the Equation 15. The % of damage is an “input clima”.</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jc w:val="left"/>
        <w:rPr/>
      </w:pPr>
      <w:r w:rsidDel="00000000" w:rsidR="00000000" w:rsidRPr="00000000">
        <w:rPr>
          <w:rtl w:val="0"/>
        </w:rPr>
        <w:t xml:space="preserve">% resiembra = 0%  if  %Daño &lt; 20% </w:t>
      </w:r>
    </w:p>
    <w:p w:rsidR="00000000" w:rsidDel="00000000" w:rsidP="00000000" w:rsidRDefault="00000000" w:rsidRPr="00000000" w14:paraId="00000149">
      <w:pPr>
        <w:pageBreakBefore w:val="0"/>
        <w:ind w:left="720" w:firstLine="720"/>
        <w:jc w:val="left"/>
        <w:rPr/>
      </w:pPr>
      <w:r w:rsidDel="00000000" w:rsidR="00000000" w:rsidRPr="00000000">
        <w:rPr>
          <w:rtl w:val="0"/>
        </w:rPr>
        <w:t xml:space="preserve">20 to 95% if   20% &lt;  %Daño &lt; 60%</w:t>
        <w:tab/>
        <w:tab/>
        <w:tab/>
        <w:tab/>
        <w:tab/>
        <w:t xml:space="preserve">(Eq.16)</w:t>
      </w:r>
    </w:p>
    <w:p w:rsidR="00000000" w:rsidDel="00000000" w:rsidP="00000000" w:rsidRDefault="00000000" w:rsidRPr="00000000" w14:paraId="0000014A">
      <w:pPr>
        <w:pageBreakBefore w:val="0"/>
        <w:ind w:left="720" w:firstLine="720"/>
        <w:jc w:val="left"/>
        <w:rPr/>
      </w:pPr>
      <w:r w:rsidDel="00000000" w:rsidR="00000000" w:rsidRPr="00000000">
        <w:rPr>
          <w:rtl w:val="0"/>
        </w:rPr>
        <w:t xml:space="preserve">95% if %Daño &gt; 60%   </w:t>
      </w:r>
    </w:p>
    <w:p w:rsidR="00000000" w:rsidDel="00000000" w:rsidP="00000000" w:rsidRDefault="00000000" w:rsidRPr="00000000" w14:paraId="0000014B">
      <w:pPr>
        <w:pageBreakBefore w:val="0"/>
        <w:rPr/>
      </w:pPr>
      <w:r w:rsidDel="00000000" w:rsidR="00000000" w:rsidRPr="00000000">
        <w:rPr>
          <w:b w:val="1"/>
          <w:sz w:val="18"/>
          <w:szCs w:val="18"/>
          <w:rtl w:val="0"/>
        </w:rPr>
        <w:t xml:space="preserve">Figure 12.</w:t>
      </w:r>
      <w:r w:rsidDel="00000000" w:rsidR="00000000" w:rsidRPr="00000000">
        <w:rPr>
          <w:sz w:val="18"/>
          <w:szCs w:val="18"/>
          <w:rtl w:val="0"/>
        </w:rPr>
        <w:t xml:space="preserve"> Percentage of “resiembra” as a function of %damage.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131928</wp:posOffset>
            </wp:positionV>
            <wp:extent cx="2276475" cy="1695450"/>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276475" cy="1695450"/>
                    </a:xfrm>
                    <a:prstGeom prst="rect"/>
                    <a:ln/>
                  </pic:spPr>
                </pic:pic>
              </a:graphicData>
            </a:graphic>
          </wp:anchor>
        </w:drawing>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Style w:val="Heading1"/>
        <w:pageBreakBefore w:val="0"/>
        <w:numPr>
          <w:ilvl w:val="0"/>
          <w:numId w:val="1"/>
        </w:numPr>
        <w:ind w:left="720" w:hanging="360"/>
      </w:pPr>
      <w:bookmarkStart w:colFirst="0" w:colLast="0" w:name="_zbvl5dlvmxhb" w:id="8"/>
      <w:bookmarkEnd w:id="8"/>
      <w:r w:rsidDel="00000000" w:rsidR="00000000" w:rsidRPr="00000000">
        <w:rPr>
          <w:rtl w:val="0"/>
        </w:rPr>
        <w:t xml:space="preserve">Appendix</w:t>
      </w:r>
    </w:p>
    <w:p w:rsidR="00000000" w:rsidDel="00000000" w:rsidP="00000000" w:rsidRDefault="00000000" w:rsidRPr="00000000" w14:paraId="0000014E">
      <w:pPr>
        <w:pageBreakBefore w:val="0"/>
        <w:rPr/>
      </w:pPr>
      <w:r w:rsidDel="00000000" w:rsidR="00000000" w:rsidRPr="00000000">
        <w:rPr>
          <w:rtl w:val="0"/>
        </w:rPr>
        <w:t xml:space="preserve">The inputs required for crop simulation are described below. </w:t>
      </w:r>
    </w:p>
    <w:p w:rsidR="00000000" w:rsidDel="00000000" w:rsidP="00000000" w:rsidRDefault="00000000" w:rsidRPr="00000000" w14:paraId="0000014F">
      <w:pPr>
        <w:pStyle w:val="Heading2"/>
        <w:pageBreakBefore w:val="0"/>
        <w:ind w:left="720" w:firstLine="0"/>
        <w:rPr/>
      </w:pPr>
      <w:bookmarkStart w:colFirst="0" w:colLast="0" w:name="_a030984zsd8v" w:id="9"/>
      <w:bookmarkEnd w:id="9"/>
      <w:r w:rsidDel="00000000" w:rsidR="00000000" w:rsidRPr="00000000">
        <w:rPr>
          <w:rtl w:val="0"/>
        </w:rPr>
        <w:t xml:space="preserve">5.1 Input suelo</w:t>
      </w:r>
    </w:p>
    <w:p w:rsidR="00000000" w:rsidDel="00000000" w:rsidP="00000000" w:rsidRDefault="00000000" w:rsidRPr="00000000" w14:paraId="00000150">
      <w:pPr>
        <w:pageBreakBefore w:val="0"/>
        <w:rPr/>
      </w:pPr>
      <w:r w:rsidDel="00000000" w:rsidR="00000000" w:rsidRPr="00000000">
        <w:rPr>
          <w:rtl w:val="0"/>
        </w:rPr>
        <w:t xml:space="preserve">Those values are obtained by the “Carta de suelos” available online. </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https://gn-idecor.mapascordoba.gob.ar/maps/294/view</w:t>
      </w:r>
    </w:p>
    <w:p w:rsidR="00000000" w:rsidDel="00000000" w:rsidP="00000000" w:rsidRDefault="00000000" w:rsidRPr="00000000" w14:paraId="00000153">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Profundidad máxima del suelo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Soil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Capacidad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 mm-1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 de marchitez permanente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 mm-1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Potencial evaporativo del suelo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r w:rsidDel="00000000" w:rsidR="00000000" w:rsidRPr="00000000">
              <w:rPr>
                <w:vertAlign w:val="subscript"/>
                <w:rtl w:val="0"/>
              </w:rPr>
              <w:t xml:space="preserve">s</w:t>
            </w:r>
            <w:r w:rsidDel="00000000" w:rsidR="00000000" w:rsidRPr="00000000">
              <w:rPr>
                <w:rtl w:val="0"/>
              </w:rPr>
              <w:t xml:space="preserve">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 evaporación suelo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FE</w:t>
            </w:r>
            <w:r w:rsidDel="00000000" w:rsidR="00000000" w:rsidRPr="00000000">
              <w:rPr>
                <w:vertAlign w:val="subscript"/>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Coeficiente drenaje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Coef. Drenaje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Agua util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AU</w:t>
            </w:r>
            <w:r w:rsidDel="00000000" w:rsidR="00000000" w:rsidRPr="00000000">
              <w:rPr>
                <w:vertAlign w:val="subscript"/>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AD</w:t>
            </w:r>
            <w:r w:rsidDel="00000000" w:rsidR="00000000" w:rsidRPr="00000000">
              <w:rPr>
                <w:vertAlign w:val="subscript"/>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Porcentaje de agua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 del suelo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 del suelo 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Agua util de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jc w:val="left"/>
              <w:rPr/>
            </w:pPr>
            <w:r w:rsidDel="00000000" w:rsidR="00000000" w:rsidRPr="00000000">
              <w:rPr>
                <w:rtl w:val="0"/>
              </w:rPr>
              <w:t xml:space="preserve">Agua util de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jc w:val="left"/>
              <w:rPr/>
            </w:pPr>
            <w:r w:rsidDel="00000000" w:rsidR="00000000" w:rsidRPr="00000000">
              <w:rPr>
                <w:rtl w:val="0"/>
              </w:rPr>
              <w:t xml:space="preserve">Agua disponible de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A.disp1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jc w:val="left"/>
              <w:rPr/>
            </w:pPr>
            <w:r w:rsidDel="00000000" w:rsidR="00000000" w:rsidRPr="00000000">
              <w:rPr>
                <w:rtl w:val="0"/>
              </w:rPr>
              <w:t xml:space="preserve">Agua disponible de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A.disp2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left"/>
              <w:rPr/>
            </w:pPr>
            <w:r w:rsidDel="00000000" w:rsidR="00000000" w:rsidRPr="00000000">
              <w:rPr>
                <w:rtl w:val="0"/>
              </w:rPr>
              <w:t xml:space="preserve">Curva 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Style w:val="Heading2"/>
        <w:pageBreakBefore w:val="0"/>
        <w:ind w:left="720" w:firstLine="0"/>
        <w:rPr/>
      </w:pPr>
      <w:bookmarkStart w:colFirst="0" w:colLast="0" w:name="_6sus85tm7m76" w:id="10"/>
      <w:bookmarkEnd w:id="10"/>
      <w:r w:rsidDel="00000000" w:rsidR="00000000" w:rsidRPr="00000000">
        <w:rPr>
          <w:rtl w:val="0"/>
        </w:rPr>
        <w:t xml:space="preserve">5.2 input clima</w:t>
      </w:r>
    </w:p>
    <w:p w:rsidR="00000000" w:rsidDel="00000000" w:rsidP="00000000" w:rsidRDefault="00000000" w:rsidRPr="00000000" w14:paraId="00000189">
      <w:pPr>
        <w:pageBreakBefore w:val="0"/>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jc w:val="center"/>
              <w:rPr>
                <w:b w:val="1"/>
                <w:sz w:val="24"/>
                <w:szCs w:val="24"/>
              </w:rPr>
            </w:pPr>
            <w:r w:rsidDel="00000000" w:rsidR="00000000" w:rsidRPr="00000000">
              <w:rPr>
                <w:b w:val="1"/>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Temperatura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Temperatura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Temperatura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Precipitaciones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Radiación solar diaria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Radiación solar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Mj m-2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Déficit de presión de vapor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DPV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Radiación fotosintéticamente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Mj m-2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 daño producido por granizo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Style w:val="Heading2"/>
        <w:pageBreakBefore w:val="0"/>
        <w:ind w:left="720" w:firstLine="0"/>
        <w:rPr/>
      </w:pPr>
      <w:bookmarkStart w:colFirst="0" w:colLast="0" w:name="_lhqz411y7nhj" w:id="11"/>
      <w:bookmarkEnd w:id="11"/>
      <w:r w:rsidDel="00000000" w:rsidR="00000000" w:rsidRPr="00000000">
        <w:rPr>
          <w:rtl w:val="0"/>
        </w:rPr>
        <w:t xml:space="preserve">5.3 input manejo</w:t>
      </w:r>
    </w:p>
    <w:p w:rsidR="00000000" w:rsidDel="00000000" w:rsidP="00000000" w:rsidRDefault="00000000" w:rsidRPr="00000000" w14:paraId="000001A4">
      <w:pPr>
        <w:pageBreakBefore w:val="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jc w:val="center"/>
              <w:rPr>
                <w:b w:val="1"/>
                <w:sz w:val="24"/>
                <w:szCs w:val="24"/>
              </w:rPr>
            </w:pPr>
            <w:r w:rsidDel="00000000" w:rsidR="00000000" w:rsidRPr="00000000">
              <w:rPr>
                <w:b w:val="1"/>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Style w:val="Heading2"/>
        <w:pageBreakBefore w:val="0"/>
        <w:ind w:left="720" w:firstLine="0"/>
        <w:rPr/>
      </w:pPr>
      <w:bookmarkStart w:colFirst="0" w:colLast="0" w:name="_abh1whcrbo55" w:id="12"/>
      <w:bookmarkEnd w:id="12"/>
      <w:r w:rsidDel="00000000" w:rsidR="00000000" w:rsidRPr="00000000">
        <w:rPr>
          <w:rtl w:val="0"/>
        </w:rPr>
        <w:t xml:space="preserve">5.4 input cultivo</w:t>
      </w:r>
    </w:p>
    <w:p w:rsidR="00000000" w:rsidDel="00000000" w:rsidP="00000000" w:rsidRDefault="00000000" w:rsidRPr="00000000" w14:paraId="000001B0">
      <w:pPr>
        <w:pageBreakBefore w:val="0"/>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jc w:val="center"/>
              <w:rPr>
                <w:b w:val="1"/>
                <w:sz w:val="24"/>
                <w:szCs w:val="24"/>
              </w:rPr>
            </w:pPr>
            <w:r w:rsidDel="00000000" w:rsidR="00000000" w:rsidRPr="00000000">
              <w:rPr>
                <w:b w:val="1"/>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Cobertura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C</w:t>
            </w:r>
            <w:r w:rsidDel="00000000" w:rsidR="00000000" w:rsidRPr="00000000">
              <w:rPr>
                <w:vertAlign w:val="subscript"/>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jc w:val="left"/>
              <w:rPr/>
            </w:pPr>
            <w:r w:rsidDel="00000000" w:rsidR="00000000" w:rsidRPr="00000000">
              <w:rPr>
                <w:rtl w:val="0"/>
              </w:rPr>
              <w:t xml:space="preserve">Cobertura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jc w:val="center"/>
              <w:rPr>
                <w:vertAlign w:val="subscript"/>
              </w:rPr>
            </w:pPr>
            <w:r w:rsidDel="00000000" w:rsidR="00000000" w:rsidRPr="00000000">
              <w:rPr>
                <w:rtl w:val="0"/>
              </w:rPr>
              <w:t xml:space="preserve">C</w:t>
            </w:r>
            <w:r w:rsidDel="00000000" w:rsidR="00000000" w:rsidRPr="00000000">
              <w:rPr>
                <w:vertAlign w:val="subscript"/>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jc w:val="left"/>
              <w:rPr/>
            </w:pPr>
            <w:r w:rsidDel="00000000" w:rsidR="00000000" w:rsidRPr="00000000">
              <w:rPr>
                <w:rtl w:val="0"/>
              </w:rPr>
              <w:t xml:space="preserve">Cobertura inicial (%C</w:t>
            </w:r>
            <w:r w:rsidDel="00000000" w:rsidR="00000000" w:rsidRPr="00000000">
              <w:rPr>
                <w:vertAlign w:val="subscript"/>
                <w:rtl w:val="0"/>
              </w:rPr>
              <w:t xml:space="preserve"> T</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jc w:val="center"/>
              <w:rPr>
                <w:vertAlign w:val="subscript"/>
              </w:rPr>
            </w:pPr>
            <w:r w:rsidDel="00000000" w:rsidR="00000000" w:rsidRPr="00000000">
              <w:rPr>
                <w:rtl w:val="0"/>
              </w:rPr>
              <w:t xml:space="preserve">C</w:t>
            </w:r>
            <w:r w:rsidDel="00000000" w:rsidR="00000000" w:rsidRPr="00000000">
              <w:rPr>
                <w:vertAlign w:val="subscript"/>
                <w:rtl w:val="0"/>
              </w:rPr>
              <w:t xml:space="preserv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jc w:val="left"/>
              <w:rPr/>
            </w:pPr>
            <w:r w:rsidDel="00000000" w:rsidR="00000000" w:rsidRPr="00000000">
              <w:rPr>
                <w:rtl w:val="0"/>
              </w:rPr>
              <w:t xml:space="preserve">Cobertura incremento diario (%C</w:t>
            </w:r>
            <w:r w:rsidDel="00000000" w:rsidR="00000000" w:rsidRPr="00000000">
              <w:rPr>
                <w:vertAlign w:val="subscript"/>
                <w:rtl w:val="0"/>
              </w:rPr>
              <w:t xml:space="preserve">T</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jc w:val="center"/>
              <w:rPr>
                <w:vertAlign w:val="subscript"/>
              </w:rPr>
            </w:pPr>
            <w:r w:rsidDel="00000000" w:rsidR="00000000" w:rsidRPr="00000000">
              <w:rPr>
                <w:rtl w:val="0"/>
              </w:rPr>
              <w:t xml:space="preserve">C</w:t>
            </w:r>
            <w:r w:rsidDel="00000000" w:rsidR="00000000" w:rsidRPr="00000000">
              <w:rPr>
                <w:vertAlign w:val="subscript"/>
                <w:rtl w:val="0"/>
              </w:rPr>
              <w:t xml:space="preserve">crec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jc w:val="center"/>
              <w:rPr/>
            </w:pPr>
            <w:r w:rsidDel="00000000" w:rsidR="00000000" w:rsidRPr="00000000">
              <w:rPr>
                <w:rtl w:val="0"/>
              </w:rPr>
              <w:t xml:space="preserve">% día-1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jc w:val="left"/>
              <w:rPr>
                <w:vertAlign w:val="subscript"/>
              </w:rPr>
            </w:pPr>
            <w:r w:rsidDel="00000000" w:rsidR="00000000" w:rsidRPr="00000000">
              <w:rPr>
                <w:rtl w:val="0"/>
              </w:rPr>
              <w:t xml:space="preserve">Cobertura decrecimiento diário (%C</w:t>
            </w:r>
            <w:r w:rsidDel="00000000" w:rsidR="00000000" w:rsidRPr="00000000">
              <w:rPr>
                <w:vertAlign w:val="subscript"/>
                <w:rtl w:val="0"/>
              </w:rPr>
              <w:t xml:space="preserve">T</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jc w:val="center"/>
              <w:rPr>
                <w:vertAlign w:val="subscript"/>
              </w:rPr>
            </w:pPr>
            <w:r w:rsidDel="00000000" w:rsidR="00000000" w:rsidRPr="00000000">
              <w:rPr>
                <w:rtl w:val="0"/>
              </w:rPr>
              <w:t xml:space="preserve">C</w:t>
            </w:r>
            <w:r w:rsidDel="00000000" w:rsidR="00000000" w:rsidRPr="00000000">
              <w:rPr>
                <w:vertAlign w:val="subscript"/>
                <w:rtl w:val="0"/>
              </w:rPr>
              <w:t xml:space="preserv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jc w:val="center"/>
              <w:rPr/>
            </w:pPr>
            <w:r w:rsidDel="00000000" w:rsidR="00000000" w:rsidRPr="00000000">
              <w:rPr>
                <w:rtl w:val="0"/>
              </w:rPr>
              <w:t xml:space="preserve">% día-1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jc w:val="left"/>
              <w:rPr>
                <w:vertAlign w:val="subscript"/>
              </w:rPr>
            </w:pPr>
            <w:r w:rsidDel="00000000" w:rsidR="00000000" w:rsidRPr="00000000">
              <w:rPr>
                <w:rtl w:val="0"/>
              </w:rPr>
              <w:t xml:space="preserve">Días desde siembra dónde se alcanza C</w:t>
            </w:r>
            <w:r w:rsidDel="00000000" w:rsidR="00000000" w:rsidRPr="00000000">
              <w:rPr>
                <w:vertAlign w:val="subscript"/>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jc w:val="center"/>
              <w:rPr>
                <w:vertAlign w:val="subscript"/>
              </w:rPr>
            </w:pPr>
            <w:r w:rsidDel="00000000" w:rsidR="00000000" w:rsidRPr="00000000">
              <w:rPr>
                <w:rtl w:val="0"/>
              </w:rPr>
              <w:t xml:space="preserve">DDS</w:t>
            </w:r>
            <w:r w:rsidDel="00000000" w:rsidR="00000000" w:rsidRPr="00000000">
              <w:rPr>
                <w:vertAlign w:val="subscript"/>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jc w:val="center"/>
              <w:rPr/>
            </w:pPr>
            <w:r w:rsidDel="00000000" w:rsidR="00000000" w:rsidRPr="00000000">
              <w:rPr>
                <w:rtl w:val="0"/>
              </w:rPr>
              <w:t xml:space="preserve">Días desde siembra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jc w:val="left"/>
              <w:rPr>
                <w:vertAlign w:val="subscript"/>
              </w:rPr>
            </w:pPr>
            <w:r w:rsidDel="00000000" w:rsidR="00000000" w:rsidRPr="00000000">
              <w:rPr>
                <w:rtl w:val="0"/>
              </w:rPr>
              <w:t xml:space="preserve">Días desde siembra en dónde comienza a disminuir el %C</w:t>
            </w:r>
            <w:r w:rsidDel="00000000" w:rsidR="00000000" w:rsidRPr="00000000">
              <w:rPr>
                <w:vertAlign w:val="subscript"/>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vertAlign w:val="subscript"/>
              </w:rPr>
            </w:pPr>
            <w:r w:rsidDel="00000000" w:rsidR="00000000" w:rsidRPr="00000000">
              <w:rPr>
                <w:rtl w:val="0"/>
              </w:rPr>
              <w:t xml:space="preserve">DDS</w:t>
            </w:r>
            <w:r w:rsidDel="00000000" w:rsidR="00000000" w:rsidRPr="00000000">
              <w:rPr>
                <w:vertAlign w:val="subscript"/>
                <w:rtl w:val="0"/>
              </w:rPr>
              <w:t xml:space="preserv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jc w:val="center"/>
              <w:rPr/>
            </w:pPr>
            <w:r w:rsidDel="00000000" w:rsidR="00000000" w:rsidRPr="00000000">
              <w:rPr>
                <w:rtl w:val="0"/>
              </w:rPr>
              <w:t xml:space="preserve">Días desde siembra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jc w:val="left"/>
              <w:rPr/>
            </w:pPr>
            <w:r w:rsidDel="00000000" w:rsidR="00000000" w:rsidRPr="00000000">
              <w:rPr>
                <w:rtl w:val="0"/>
              </w:rPr>
              <w:t xml:space="preserve">Eficiencia en el uso de la radiación potencial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jc w:val="center"/>
              <w:rPr>
                <w:vertAlign w:val="subscript"/>
              </w:rPr>
            </w:pPr>
            <w:r w:rsidDel="00000000" w:rsidR="00000000" w:rsidRPr="00000000">
              <w:rPr>
                <w:rtl w:val="0"/>
              </w:rPr>
              <w:t xml:space="preserve">EUR</w:t>
            </w:r>
            <w:r w:rsidDel="00000000" w:rsidR="00000000" w:rsidRPr="00000000">
              <w:rPr>
                <w:vertAlign w:val="subscript"/>
                <w:rtl w:val="0"/>
              </w:rPr>
              <w:t xml:space="preserve">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jc w:val="center"/>
              <w:rPr/>
            </w:pPr>
            <w:r w:rsidDel="00000000" w:rsidR="00000000" w:rsidRPr="00000000">
              <w:rPr>
                <w:rtl w:val="0"/>
              </w:rPr>
              <w:t xml:space="preserve">g MJ m-2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jc w:val="left"/>
              <w:rPr/>
            </w:pPr>
            <w:r w:rsidDel="00000000" w:rsidR="00000000" w:rsidRPr="00000000">
              <w:rPr>
                <w:rtl w:val="0"/>
              </w:rPr>
              <w:t xml:space="preserve">Eficiencia en el uso de la radiación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jc w:val="center"/>
              <w:rPr>
                <w:vertAlign w:val="subscript"/>
              </w:rPr>
            </w:pPr>
            <w:r w:rsidDel="00000000" w:rsidR="00000000" w:rsidRPr="00000000">
              <w:rPr>
                <w:rtl w:val="0"/>
              </w:rPr>
              <w:t xml:space="preserve">EUR</w:t>
            </w:r>
            <w:r w:rsidDel="00000000" w:rsidR="00000000" w:rsidRPr="00000000">
              <w:rPr>
                <w:vertAlign w:val="subscript"/>
                <w:rtl w:val="0"/>
              </w:rPr>
              <w:t xml:space="preserv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jc w:val="center"/>
              <w:rPr/>
            </w:pPr>
            <w:r w:rsidDel="00000000" w:rsidR="00000000" w:rsidRPr="00000000">
              <w:rPr>
                <w:rtl w:val="0"/>
              </w:rPr>
              <w:t xml:space="preserve">g Mj m-2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jc w:val="left"/>
              <w:rPr/>
            </w:pPr>
            <w:r w:rsidDel="00000000" w:rsidR="00000000" w:rsidRPr="00000000">
              <w:rPr>
                <w:rtl w:val="0"/>
              </w:rPr>
              <w:t xml:space="preserve">Temperatura base para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jc w:val="center"/>
              <w:rPr/>
            </w:pPr>
            <w:r w:rsidDel="00000000" w:rsidR="00000000" w:rsidRPr="00000000">
              <w:rPr>
                <w:rtl w:val="0"/>
              </w:rPr>
              <w:t xml:space="preserve">T°base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jc w:val="left"/>
              <w:rPr/>
            </w:pPr>
            <w:r w:rsidDel="00000000" w:rsidR="00000000" w:rsidRPr="00000000">
              <w:rPr>
                <w:rtl w:val="0"/>
              </w:rPr>
              <w:t xml:space="preserve">Temperatura optima EUR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pPr>
            <w:r w:rsidDel="00000000" w:rsidR="00000000" w:rsidRPr="00000000">
              <w:rPr>
                <w:rtl w:val="0"/>
              </w:rPr>
              <w:t xml:space="preserve">T° optima EUR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jc w:val="left"/>
              <w:rPr/>
            </w:pPr>
            <w:r w:rsidDel="00000000" w:rsidR="00000000" w:rsidRPr="00000000">
              <w:rPr>
                <w:rtl w:val="0"/>
              </w:rPr>
              <w:t xml:space="preserve">Temperatura optima EUR 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jc w:val="center"/>
              <w:rPr/>
            </w:pPr>
            <w:r w:rsidDel="00000000" w:rsidR="00000000" w:rsidRPr="00000000">
              <w:rPr>
                <w:rtl w:val="0"/>
              </w:rPr>
              <w:t xml:space="preserve">T° optima EUR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jc w:val="left"/>
              <w:rPr/>
            </w:pPr>
            <w:r w:rsidDel="00000000" w:rsidR="00000000" w:rsidRPr="00000000">
              <w:rPr>
                <w:rtl w:val="0"/>
              </w:rPr>
              <w:t xml:space="preserve">Temperatura crítica para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jc w:val="center"/>
              <w:rPr/>
            </w:pPr>
            <w:r w:rsidDel="00000000" w:rsidR="00000000" w:rsidRPr="00000000">
              <w:rPr>
                <w:rtl w:val="0"/>
              </w:rPr>
              <w:t xml:space="preserve">T° crítica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jc w:val="left"/>
              <w:rPr/>
            </w:pPr>
            <w:r w:rsidDel="00000000" w:rsidR="00000000" w:rsidRPr="00000000">
              <w:rPr>
                <w:rtl w:val="0"/>
              </w:rPr>
              <w:t xml:space="preserve">Indice de cosecha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jc w:val="center"/>
              <w:rPr/>
            </w:pPr>
            <w:r w:rsidDel="00000000" w:rsidR="00000000" w:rsidRPr="00000000">
              <w:rPr>
                <w:rtl w:val="0"/>
              </w:rPr>
              <w:t xml:space="preserve">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jc w:val="left"/>
              <w:rPr/>
            </w:pPr>
            <w:r w:rsidDel="00000000" w:rsidR="00000000" w:rsidRPr="00000000">
              <w:rPr>
                <w:rtl w:val="0"/>
              </w:rPr>
              <w:t xml:space="preserve">Crecimiento diario de raíz</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jc w:val="center"/>
              <w:rPr/>
            </w:pPr>
            <w:r w:rsidDel="00000000" w:rsidR="00000000" w:rsidRPr="00000000">
              <w:rPr>
                <w:rtl w:val="0"/>
              </w:rPr>
              <w:t xml:space="preserve">Cre. raíz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jc w:val="center"/>
              <w:rPr/>
            </w:pPr>
            <w:r w:rsidDel="00000000" w:rsidR="00000000" w:rsidRPr="00000000">
              <w:rPr>
                <w:rtl w:val="0"/>
              </w:rPr>
              <w:t xml:space="preserve">mm dia-1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jc w:val="left"/>
              <w:rPr/>
            </w:pPr>
            <w:r w:rsidDel="00000000" w:rsidR="00000000" w:rsidRPr="00000000">
              <w:rPr>
                <w:rtl w:val="0"/>
              </w:rPr>
              <w:t xml:space="preserve">Eficiencia transpiratoria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jc w:val="center"/>
              <w:rPr/>
            </w:pPr>
            <w:r w:rsidDel="00000000" w:rsidR="00000000" w:rsidRPr="00000000">
              <w:rPr>
                <w:rtl w:val="0"/>
              </w:rPr>
              <w:t xml:space="preserve">Ef.tanspiratoria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center"/>
              <w:rPr/>
            </w:pPr>
            <w:r w:rsidDel="00000000" w:rsidR="00000000" w:rsidRPr="00000000">
              <w:rPr>
                <w:rtl w:val="0"/>
              </w:rPr>
              <w:t xml:space="preserve">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jc w:val="left"/>
              <w:rPr/>
            </w:pPr>
            <w:r w:rsidDel="00000000" w:rsidR="00000000" w:rsidRPr="00000000">
              <w:rPr>
                <w:rtl w:val="0"/>
              </w:rPr>
              <w:t xml:space="preserve">Umbral de no crecimiento radiación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jc w:val="center"/>
              <w:rPr>
                <w:vertAlign w:val="subscript"/>
              </w:rPr>
            </w:pPr>
            <w:r w:rsidDel="00000000" w:rsidR="00000000" w:rsidRPr="00000000">
              <w:rPr>
                <w:rtl w:val="0"/>
              </w:rPr>
              <w:t xml:space="preserve">Unc</w:t>
            </w:r>
            <w:r w:rsidDel="00000000" w:rsidR="00000000" w:rsidRPr="00000000">
              <w:rPr>
                <w:vertAlign w:val="subscript"/>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jc w:val="center"/>
              <w:rPr/>
            </w:pPr>
            <w:r w:rsidDel="00000000" w:rsidR="00000000" w:rsidRPr="00000000">
              <w:rPr>
                <w:rtl w:val="0"/>
              </w:rPr>
              <w:t xml:space="preserv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left"/>
              <w:rPr/>
            </w:pPr>
            <w:r w:rsidDel="00000000" w:rsidR="00000000" w:rsidRPr="00000000">
              <w:rPr>
                <w:rtl w:val="0"/>
              </w:rPr>
              <w:t xml:space="preserve">Umbral de daño radiación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jc w:val="center"/>
              <w:rPr>
                <w:vertAlign w:val="subscript"/>
              </w:rPr>
            </w:pPr>
            <w:r w:rsidDel="00000000" w:rsidR="00000000" w:rsidRPr="00000000">
              <w:rPr>
                <w:rtl w:val="0"/>
              </w:rPr>
              <w:t xml:space="preserve">UD</w:t>
            </w:r>
            <w:r w:rsidDel="00000000" w:rsidR="00000000" w:rsidRPr="00000000">
              <w:rPr>
                <w:vertAlign w:val="subscript"/>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jc w:val="center"/>
              <w:rPr/>
            </w:pPr>
            <w:r w:rsidDel="00000000" w:rsidR="00000000" w:rsidRPr="00000000">
              <w:rPr>
                <w:rtl w:val="0"/>
              </w:rPr>
              <w:t xml:space="preserv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jc w:val="left"/>
              <w:rPr/>
            </w:pPr>
            <w:r w:rsidDel="00000000" w:rsidR="00000000" w:rsidRPr="00000000">
              <w:rPr>
                <w:rtl w:val="0"/>
              </w:rPr>
              <w:t xml:space="preserve">Umbral de no crecimiento déficit hídrico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jc w:val="center"/>
              <w:rPr/>
            </w:pPr>
            <w:r w:rsidDel="00000000" w:rsidR="00000000" w:rsidRPr="00000000">
              <w:rPr>
                <w:rtl w:val="0"/>
              </w:rPr>
              <w:t xml:space="preserve">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jc w:val="center"/>
              <w:rPr/>
            </w:pPr>
            <w:r w:rsidDel="00000000" w:rsidR="00000000" w:rsidRPr="00000000">
              <w:rPr>
                <w:rtl w:val="0"/>
              </w:rPr>
              <w:t xml:space="preserv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jc w:val="left"/>
              <w:rPr/>
            </w:pPr>
            <w:r w:rsidDel="00000000" w:rsidR="00000000" w:rsidRPr="00000000">
              <w:rPr>
                <w:rtl w:val="0"/>
              </w:rPr>
              <w:t xml:space="preserve">ºUmbral de daño déficit hídrico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jc w:val="center"/>
              <w:rPr/>
            </w:pPr>
            <w:r w:rsidDel="00000000" w:rsidR="00000000" w:rsidRPr="00000000">
              <w:rPr>
                <w:rtl w:val="0"/>
              </w:rPr>
              <w:t xml:space="preserve">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jc w:val="center"/>
              <w:rPr/>
            </w:pPr>
            <w:r w:rsidDel="00000000" w:rsidR="00000000" w:rsidRPr="00000000">
              <w:rPr>
                <w:rtl w:val="0"/>
              </w:rPr>
              <w:t xml:space="preserv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jc w:val="left"/>
              <w:rPr/>
            </w:pPr>
            <w:r w:rsidDel="00000000" w:rsidR="00000000" w:rsidRPr="00000000">
              <w:rPr>
                <w:rtl w:val="0"/>
              </w:rPr>
              <w:t xml:space="preserve">Coeficiente de estrés hídrico para 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jc w:val="center"/>
              <w:rPr/>
            </w:pPr>
            <w:r w:rsidDel="00000000" w:rsidR="00000000" w:rsidRPr="00000000">
              <w:rPr>
                <w:rtl w:val="0"/>
              </w:rPr>
              <w:t xml:space="preserve">CEHR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jc w:val="left"/>
              <w:rPr/>
            </w:pPr>
            <w:r w:rsidDel="00000000" w:rsidR="00000000" w:rsidRPr="00000000">
              <w:rPr>
                <w:rtl w:val="0"/>
              </w:rPr>
              <w:t xml:space="preserve">Coeficiente de estrés hídrico para expansión foliar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jc w:val="center"/>
              <w:rPr/>
            </w:pPr>
            <w:r w:rsidDel="00000000" w:rsidR="00000000" w:rsidRPr="00000000">
              <w:rPr>
                <w:rtl w:val="0"/>
              </w:rPr>
              <w:t xml:space="preserve">CEH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rónimo Fotinós" w:id="3" w:date="2025-06-21T19:31:29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Hrs maybe?</w:t>
      </w:r>
    </w:p>
  </w:comment>
  <w:comment w:author="Jerónimo Fotinós" w:id="4" w:date="2025-06-21T19:30:4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copy-pasted, but this is supposed to be equation 16.</w:t>
      </w:r>
    </w:p>
  </w:comment>
  <w:comment w:author="Jerónimo Fotinós" w:id="2" w:date="2025-06-20T17:02:58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meant table 3 just below, but the thing is that there're many “table 3”'s.</w:t>
      </w:r>
    </w:p>
  </w:comment>
  <w:comment w:author="Jerónimo Fotinós" w:id="1" w:date="2025-06-20T17:04:57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arbitrary division should be replaced by an integral, later approximated by the corresponding discrete step actualization rule (recursive relation).</w:t>
      </w:r>
    </w:p>
  </w:comment>
  <w:comment w:author="Jerónimo Fotinós" w:id="0" w:date="2025-06-06T19:36:22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pretty confusing. Did they mean “this limit is the PMP” as in “the limit is the PMP”, or “this limits its PMP” suggesting that the PMP is affected by this, rather than being a constant. I'm quite sure it's the first interpretation.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4"/>
      <w:szCs w:val="24"/>
    </w:rPr>
  </w:style>
  <w:style w:type="paragraph" w:styleId="Heading4">
    <w:name w:val="heading 4"/>
    <w:basedOn w:val="Normal"/>
    <w:next w:val="Normal"/>
    <w:pPr>
      <w:spacing w:after="240" w:before="240" w:lineRule="auto"/>
      <w:ind w:left="1080" w:hanging="720"/>
    </w:pPr>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20.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image" Target="media/image5.png"/><Relationship Id="rId13" Type="http://schemas.openxmlformats.org/officeDocument/2006/relationships/image" Target="media/image21.png"/><Relationship Id="rId12"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23.png"/><Relationship Id="rId17" Type="http://schemas.openxmlformats.org/officeDocument/2006/relationships/image" Target="media/image3.png"/><Relationship Id="rId16" Type="http://schemas.openxmlformats.org/officeDocument/2006/relationships/image" Target="media/image25.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2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